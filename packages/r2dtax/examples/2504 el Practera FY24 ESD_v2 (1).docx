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pBdr>
          <w:top w:space="0" w:sz="0" w:val="nil"/>
          <w:left w:space="0" w:sz="0" w:val="nil"/>
          <w:bottom w:space="0" w:sz="0" w:val="nil"/>
          <w:right w:space="0" w:sz="0" w:val="nil"/>
          <w:between w:space="0" w:sz="0" w:val="nil"/>
        </w:pBdr>
        <w:rPr>
          <w:color w:val="ffffff"/>
          <w:sz w:val="2"/>
          <w:szCs w:val="2"/>
        </w:rPr>
      </w:pPr>
      <w:r w:rsidDel="00000000" w:rsidR="00000000" w:rsidRPr="00000000">
        <w:rPr>
          <w:color w:val="ffffff"/>
          <w:sz w:val="2"/>
          <w:szCs w:val="2"/>
          <w:rtl w:val="0"/>
        </w:rPr>
        <w:t xml:space="preserve">Project detail</w:t>
      </w:r>
    </w:p>
    <w:tbl>
      <w:tblPr>
        <w:tblStyle w:val="Table1"/>
        <w:tblW w:w="9016.0" w:type="dxa"/>
        <w:jc w:val="left"/>
        <w:tblBorders>
          <w:top w:color="7f7e82" w:space="0" w:sz="4" w:val="single"/>
          <w:left w:color="7f7e82" w:space="0" w:sz="4" w:val="single"/>
          <w:bottom w:color="7f7e82" w:space="0" w:sz="4" w:val="single"/>
          <w:right w:color="7f7e82" w:space="0" w:sz="4" w:val="single"/>
          <w:insideH w:color="7f7e82" w:space="0" w:sz="4" w:val="single"/>
          <w:insideV w:color="7f7e82" w:space="0" w:sz="4" w:val="single"/>
        </w:tblBorders>
        <w:tblLayout w:type="fixed"/>
        <w:tblLook w:val="0000"/>
      </w:tblPr>
      <w:tblGrid>
        <w:gridCol w:w="3112"/>
        <w:gridCol w:w="3134"/>
        <w:gridCol w:w="712"/>
        <w:gridCol w:w="267"/>
        <w:gridCol w:w="148"/>
        <w:gridCol w:w="256"/>
        <w:gridCol w:w="171"/>
        <w:gridCol w:w="581"/>
        <w:gridCol w:w="635"/>
        <w:tblGridChange w:id="0">
          <w:tblGrid>
            <w:gridCol w:w="3112"/>
            <w:gridCol w:w="3134"/>
            <w:gridCol w:w="712"/>
            <w:gridCol w:w="267"/>
            <w:gridCol w:w="148"/>
            <w:gridCol w:w="256"/>
            <w:gridCol w:w="171"/>
            <w:gridCol w:w="581"/>
            <w:gridCol w:w="635"/>
          </w:tblGrid>
        </w:tblGridChange>
      </w:tblGrid>
      <w:tr>
        <w:trPr>
          <w:cantSplit w:val="0"/>
          <w:trHeight w:val="20" w:hRule="atLeast"/>
          <w:tblHeader w:val="0"/>
        </w:trPr>
        <w:tc>
          <w:tcPr>
            <w:gridSpan w:val="9"/>
            <w:shd w:fill="747480" w:val="clear"/>
          </w:tcPr>
          <w:p w:rsidR="00000000" w:rsidDel="00000000" w:rsidP="00000000" w:rsidRDefault="00000000" w:rsidRPr="00000000" w14:paraId="00000002">
            <w:pPr>
              <w:keepNext w:val="1"/>
              <w:pBdr>
                <w:top w:space="0" w:sz="0" w:val="nil"/>
                <w:left w:space="0" w:sz="0" w:val="nil"/>
                <w:bottom w:space="0" w:sz="0" w:val="nil"/>
                <w:right w:space="0" w:sz="0" w:val="nil"/>
                <w:between w:space="0" w:sz="0" w:val="nil"/>
              </w:pBdr>
              <w:rPr>
                <w:b w:val="1"/>
                <w:color w:val="ffffff"/>
              </w:rPr>
            </w:pPr>
            <w:r w:rsidDel="00000000" w:rsidR="00000000" w:rsidRPr="00000000">
              <w:rPr>
                <w:b w:val="1"/>
                <w:color w:val="ffffff"/>
                <w:rtl w:val="0"/>
              </w:rPr>
              <w:t xml:space="preserve">Project detail</w:t>
            </w:r>
          </w:p>
        </w:tc>
      </w:tr>
      <w:tr>
        <w:trPr>
          <w:cantSplit w:val="0"/>
          <w:trHeight w:val="20" w:hRule="atLeast"/>
          <w:tblHeader w:val="0"/>
        </w:trPr>
        <w:tc>
          <w:tcPr>
            <w:gridSpan w:val="9"/>
            <w:tcBorders>
              <w:top w:color="747480" w:space="0" w:sz="4" w:val="single"/>
              <w:left w:color="747480" w:space="0" w:sz="4" w:val="single"/>
              <w:bottom w:color="747480" w:space="0" w:sz="4" w:val="single"/>
              <w:right w:color="747480" w:space="0" w:sz="4" w:val="single"/>
            </w:tcBorders>
            <w:shd w:fill="c4c4cd" w:val="clear"/>
          </w:tcPr>
          <w:p w:rsidR="00000000" w:rsidDel="00000000" w:rsidP="00000000" w:rsidRDefault="00000000" w:rsidRPr="00000000" w14:paraId="0000000B">
            <w:pPr>
              <w:keepNext w:val="1"/>
              <w:pBdr>
                <w:top w:space="0" w:sz="0" w:val="nil"/>
                <w:left w:space="0" w:sz="0" w:val="nil"/>
                <w:bottom w:space="0" w:sz="0" w:val="nil"/>
                <w:right w:space="0" w:sz="0" w:val="nil"/>
                <w:between w:space="0" w:sz="0" w:val="nil"/>
              </w:pBdr>
              <w:rPr>
                <w:b w:val="1"/>
                <w:color w:val="000000"/>
                <w:sz w:val="16"/>
                <w:szCs w:val="16"/>
              </w:rPr>
            </w:pPr>
            <w:r w:rsidDel="00000000" w:rsidR="00000000" w:rsidRPr="00000000">
              <w:rPr>
                <w:b w:val="1"/>
                <w:color w:val="000000"/>
                <w:sz w:val="16"/>
                <w:szCs w:val="16"/>
                <w:rtl w:val="0"/>
              </w:rPr>
              <w:t xml:space="preserve">Name for this project</w:t>
            </w:r>
          </w:p>
        </w:tc>
      </w:tr>
      <w:tr>
        <w:trPr>
          <w:cantSplit w:val="0"/>
          <w:trHeight w:val="20" w:hRule="atLeast"/>
          <w:tblHeader w:val="0"/>
        </w:trPr>
        <w:tc>
          <w:tcPr>
            <w:gridSpan w:val="9"/>
            <w:tcBorders>
              <w:top w:color="747480" w:space="0" w:sz="4" w:val="single"/>
              <w:left w:color="747480" w:space="0" w:sz="4" w:val="single"/>
              <w:bottom w:color="747480" w:space="0" w:sz="4" w:val="single"/>
              <w:right w:color="747480" w:space="0" w:sz="4" w:val="single"/>
            </w:tcBorders>
          </w:tcPr>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Novel systems and computational tools to advance experiential learning in applied learning environments</w:t>
            </w:r>
          </w:p>
        </w:tc>
      </w:tr>
      <w:tr>
        <w:trPr>
          <w:cantSplit w:val="0"/>
          <w:trHeight w:val="20" w:hRule="atLeast"/>
          <w:tblHeader w:val="0"/>
        </w:trPr>
        <w:tc>
          <w:tcPr>
            <w:gridSpan w:val="9"/>
            <w:tcBorders>
              <w:top w:color="747480" w:space="0" w:sz="4" w:val="single"/>
              <w:left w:color="747480" w:space="0" w:sz="4" w:val="single"/>
              <w:bottom w:color="747480" w:space="0" w:sz="4" w:val="single"/>
              <w:right w:color="747480" w:space="0" w:sz="4" w:val="single"/>
            </w:tcBorders>
            <w:shd w:fill="c4c4cd" w:val="clear"/>
          </w:tcPr>
          <w:p w:rsidR="00000000" w:rsidDel="00000000" w:rsidP="00000000" w:rsidRDefault="00000000" w:rsidRPr="00000000" w14:paraId="0000001D">
            <w:pPr>
              <w:keepNext w:val="1"/>
              <w:pBdr>
                <w:top w:space="0" w:sz="0" w:val="nil"/>
                <w:left w:space="0" w:sz="0" w:val="nil"/>
                <w:bottom w:space="0" w:sz="0" w:val="nil"/>
                <w:right w:space="0" w:sz="0" w:val="nil"/>
                <w:between w:space="0" w:sz="0" w:val="nil"/>
              </w:pBdr>
              <w:rPr>
                <w:b w:val="1"/>
                <w:color w:val="000000"/>
                <w:sz w:val="16"/>
                <w:szCs w:val="16"/>
              </w:rPr>
            </w:pPr>
            <w:r w:rsidDel="00000000" w:rsidR="00000000" w:rsidRPr="00000000">
              <w:rPr>
                <w:b w:val="1"/>
                <w:color w:val="000000"/>
                <w:sz w:val="16"/>
                <w:szCs w:val="16"/>
                <w:rtl w:val="0"/>
              </w:rPr>
              <w:t xml:space="preserve">Project reference description</w:t>
            </w:r>
          </w:p>
        </w:tc>
      </w:tr>
      <w:tr>
        <w:trPr>
          <w:cantSplit w:val="0"/>
          <w:trHeight w:val="20" w:hRule="atLeast"/>
          <w:tblHeader w:val="0"/>
        </w:trPr>
        <w:tc>
          <w:tcPr>
            <w:gridSpan w:val="9"/>
            <w:tcBorders>
              <w:top w:color="747480" w:space="0" w:sz="4" w:val="single"/>
              <w:left w:color="747480" w:space="0" w:sz="4" w:val="single"/>
              <w:bottom w:color="747480" w:space="0" w:sz="4" w:val="single"/>
              <w:right w:color="747480" w:space="0" w:sz="4" w:val="single"/>
            </w:tcBorders>
          </w:tcPr>
          <w:p w:rsidR="00000000" w:rsidDel="00000000" w:rsidP="00000000" w:rsidRDefault="00000000" w:rsidRPr="00000000" w14:paraId="0000002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INT20_01</w:t>
            </w:r>
          </w:p>
        </w:tc>
      </w:tr>
      <w:tr>
        <w:trPr>
          <w:cantSplit w:val="0"/>
          <w:trHeight w:val="20" w:hRule="atLeast"/>
          <w:tblHeader w:val="0"/>
        </w:trPr>
        <w:tc>
          <w:tcPr>
            <w:gridSpan w:val="9"/>
            <w:tcBorders>
              <w:top w:color="747480" w:space="0" w:sz="4" w:val="single"/>
              <w:left w:color="747480" w:space="0" w:sz="4" w:val="single"/>
              <w:bottom w:color="747480" w:space="0" w:sz="4" w:val="single"/>
              <w:right w:color="747480" w:space="0" w:sz="4" w:val="single"/>
            </w:tcBorders>
            <w:shd w:fill="c4c4cd" w:val="clear"/>
          </w:tcPr>
          <w:p w:rsidR="00000000" w:rsidDel="00000000" w:rsidP="00000000" w:rsidRDefault="00000000" w:rsidRPr="00000000" w14:paraId="0000002F">
            <w:pPr>
              <w:keepNext w:val="1"/>
              <w:pBdr>
                <w:top w:space="0" w:sz="0" w:val="nil"/>
                <w:left w:space="0" w:sz="0" w:val="nil"/>
                <w:bottom w:space="0" w:sz="0" w:val="nil"/>
                <w:right w:space="0" w:sz="0" w:val="nil"/>
                <w:between w:space="0" w:sz="0" w:val="nil"/>
              </w:pBdr>
              <w:rPr>
                <w:b w:val="1"/>
                <w:color w:val="000000"/>
                <w:sz w:val="16"/>
                <w:szCs w:val="16"/>
              </w:rPr>
            </w:pPr>
            <w:r w:rsidDel="00000000" w:rsidR="00000000" w:rsidRPr="00000000">
              <w:rPr>
                <w:b w:val="1"/>
                <w:color w:val="000000"/>
                <w:sz w:val="16"/>
                <w:szCs w:val="16"/>
                <w:rtl w:val="0"/>
              </w:rPr>
              <w:t xml:space="preserve">Primary technical contact (not included in application)</w:t>
            </w:r>
          </w:p>
        </w:tc>
      </w:tr>
      <w:tr>
        <w:trPr>
          <w:cantSplit w:val="0"/>
          <w:trHeight w:val="20" w:hRule="atLeast"/>
          <w:tblHeader w:val="0"/>
        </w:trPr>
        <w:tc>
          <w:tcPr>
            <w:gridSpan w:val="9"/>
            <w:tcBorders>
              <w:top w:color="747480" w:space="0" w:sz="4" w:val="single"/>
              <w:left w:color="747480" w:space="0" w:sz="4" w:val="single"/>
              <w:bottom w:color="747480" w:space="0" w:sz="4" w:val="single"/>
              <w:right w:color="747480" w:space="0" w:sz="4" w:val="single"/>
            </w:tcBorders>
          </w:tcPr>
          <w:p w:rsidR="00000000" w:rsidDel="00000000" w:rsidP="00000000" w:rsidRDefault="00000000" w:rsidRPr="00000000" w14:paraId="00000038">
            <w:pPr>
              <w:rPr/>
            </w:pPr>
            <w:r w:rsidDel="00000000" w:rsidR="00000000" w:rsidRPr="00000000">
              <w:rPr>
                <w:rtl w:val="0"/>
              </w:rPr>
              <w:t xml:space="preserve">Wes Sonnenreich, Suzy Watson</w:t>
            </w:r>
          </w:p>
        </w:tc>
      </w:tr>
      <w:tr>
        <w:trPr>
          <w:cantSplit w:val="0"/>
          <w:trHeight w:val="20" w:hRule="atLeast"/>
          <w:tblHeader w:val="0"/>
        </w:trPr>
        <w:tc>
          <w:tcPr>
            <w:gridSpan w:val="2"/>
            <w:tcBorders>
              <w:top w:color="747480" w:space="0" w:sz="4" w:val="single"/>
              <w:left w:color="747480" w:space="0" w:sz="4" w:val="single"/>
              <w:bottom w:color="747480" w:space="0" w:sz="4" w:val="single"/>
              <w:right w:color="747480" w:space="0" w:sz="4" w:val="single"/>
            </w:tcBorders>
            <w:shd w:fill="c4c4cd" w:val="clear"/>
          </w:tcPr>
          <w:p w:rsidR="00000000" w:rsidDel="00000000" w:rsidP="00000000" w:rsidRDefault="00000000" w:rsidRPr="00000000" w14:paraId="00000041">
            <w:pPr>
              <w:pBdr>
                <w:top w:space="0" w:sz="0" w:val="nil"/>
                <w:left w:space="0" w:sz="0" w:val="nil"/>
                <w:bottom w:space="0" w:sz="0" w:val="nil"/>
                <w:right w:space="0" w:sz="0" w:val="nil"/>
                <w:between w:space="0" w:sz="0" w:val="nil"/>
              </w:pBdr>
              <w:rPr>
                <w:b w:val="1"/>
                <w:color w:val="000000"/>
                <w:sz w:val="16"/>
                <w:szCs w:val="16"/>
              </w:rPr>
            </w:pPr>
            <w:r w:rsidDel="00000000" w:rsidR="00000000" w:rsidRPr="00000000">
              <w:rPr>
                <w:b w:val="1"/>
                <w:color w:val="000000"/>
                <w:sz w:val="16"/>
                <w:szCs w:val="16"/>
                <w:rtl w:val="0"/>
              </w:rPr>
              <w:t xml:space="preserve">What is the expected duration of this project?</w:t>
            </w:r>
          </w:p>
        </w:tc>
        <w:tc>
          <w:tcPr>
            <w:gridSpan w:val="3"/>
            <w:tcBorders>
              <w:top w:color="747480" w:space="0" w:sz="4" w:val="single"/>
              <w:left w:color="747480" w:space="0" w:sz="4" w:val="single"/>
              <w:bottom w:color="747480" w:space="0" w:sz="4" w:val="single"/>
              <w:right w:color="000000" w:space="0" w:sz="0" w:val="nil"/>
            </w:tcBorders>
          </w:tcPr>
          <w:p w:rsidR="00000000" w:rsidDel="00000000" w:rsidP="00000000" w:rsidRDefault="00000000" w:rsidRPr="00000000" w14:paraId="00000043">
            <w:pPr>
              <w:jc w:val="right"/>
              <w:rPr/>
            </w:pPr>
            <w:r w:rsidDel="00000000" w:rsidR="00000000" w:rsidRPr="00000000">
              <w:rPr>
                <w:rtl w:val="0"/>
              </w:rPr>
              <w:t xml:space="preserve">07/2019</w:t>
            </w:r>
          </w:p>
        </w:tc>
        <w:tc>
          <w:tcPr>
            <w:gridSpan w:val="2"/>
            <w:tcBorders>
              <w:top w:color="747480" w:space="0" w:sz="4" w:val="single"/>
              <w:left w:color="000000" w:space="0" w:sz="0" w:val="nil"/>
              <w:bottom w:color="747480" w:space="0" w:sz="4" w:val="single"/>
              <w:right w:color="000000" w:space="0" w:sz="0" w:val="nil"/>
            </w:tcBorders>
            <w:tcMar>
              <w:left w:w="0.0" w:type="dxa"/>
              <w:right w:w="0.0" w:type="dxa"/>
            </w:tcMar>
            <w:vAlign w:val="center"/>
          </w:tcPr>
          <w:p w:rsidR="00000000" w:rsidDel="00000000" w:rsidP="00000000" w:rsidRDefault="00000000" w:rsidRPr="00000000" w14:paraId="00000046">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rtl w:val="0"/>
              </w:rPr>
              <w:t xml:space="preserve">to</w:t>
            </w:r>
          </w:p>
        </w:tc>
        <w:tc>
          <w:tcPr>
            <w:gridSpan w:val="2"/>
            <w:tcBorders>
              <w:top w:color="747480" w:space="0" w:sz="4" w:val="single"/>
              <w:left w:color="000000" w:space="0" w:sz="0" w:val="nil"/>
              <w:bottom w:color="747480" w:space="0" w:sz="4" w:val="single"/>
              <w:right w:color="747480" w:space="0" w:sz="4" w:val="single"/>
            </w:tcBorders>
          </w:tcPr>
          <w:p w:rsidR="00000000" w:rsidDel="00000000" w:rsidP="00000000" w:rsidRDefault="00000000" w:rsidRPr="00000000" w14:paraId="00000048">
            <w:pPr>
              <w:rPr/>
            </w:pPr>
            <w:r w:rsidDel="00000000" w:rsidR="00000000" w:rsidRPr="00000000">
              <w:rPr>
                <w:rtl w:val="0"/>
              </w:rPr>
              <w:t xml:space="preserve">06/2025</w:t>
            </w:r>
          </w:p>
        </w:tc>
      </w:tr>
      <w:tr>
        <w:trPr>
          <w:cantSplit w:val="0"/>
          <w:trHeight w:val="20" w:hRule="atLeast"/>
          <w:tblHeader w:val="0"/>
        </w:trPr>
        <w:tc>
          <w:tcPr>
            <w:gridSpan w:val="2"/>
            <w:tcBorders>
              <w:top w:color="747480" w:space="0" w:sz="4" w:val="single"/>
              <w:left w:color="747480" w:space="0" w:sz="4" w:val="single"/>
              <w:bottom w:color="747480" w:space="0" w:sz="4" w:val="single"/>
              <w:right w:color="747480" w:space="0" w:sz="4" w:val="single"/>
            </w:tcBorders>
            <w:shd w:fill="c4c4cd" w:val="clear"/>
          </w:tcPr>
          <w:p w:rsidR="00000000" w:rsidDel="00000000" w:rsidP="00000000" w:rsidRDefault="00000000" w:rsidRPr="00000000" w14:paraId="0000004A">
            <w:pPr>
              <w:pBdr>
                <w:top w:space="0" w:sz="0" w:val="nil"/>
                <w:left w:space="0" w:sz="0" w:val="nil"/>
                <w:bottom w:space="0" w:sz="0" w:val="nil"/>
                <w:right w:space="0" w:sz="0" w:val="nil"/>
                <w:between w:space="0" w:sz="0" w:val="nil"/>
              </w:pBdr>
              <w:rPr>
                <w:b w:val="1"/>
                <w:color w:val="000000"/>
                <w:sz w:val="16"/>
                <w:szCs w:val="16"/>
              </w:rPr>
            </w:pPr>
            <w:r w:rsidDel="00000000" w:rsidR="00000000" w:rsidRPr="00000000">
              <w:rPr>
                <w:b w:val="1"/>
                <w:color w:val="000000"/>
                <w:sz w:val="16"/>
                <w:szCs w:val="16"/>
                <w:rtl w:val="0"/>
              </w:rPr>
              <w:t xml:space="preserve">How much is expected to be spent over the life of this project?</w:t>
            </w:r>
          </w:p>
        </w:tc>
        <w:tc>
          <w:tcPr>
            <w:tcBorders>
              <w:top w:color="747480" w:space="0" w:sz="4" w:val="single"/>
              <w:left w:color="747480" w:space="0" w:sz="4" w:val="single"/>
              <w:bottom w:color="747480" w:space="0" w:sz="4" w:val="single"/>
              <w:right w:color="747480" w:space="0" w:sz="4" w:val="single"/>
            </w:tcBorders>
            <w:shd w:fill="c4c4cd" w:val="clear"/>
            <w:vAlign w:val="center"/>
          </w:tcPr>
          <w:p w:rsidR="00000000" w:rsidDel="00000000" w:rsidP="00000000" w:rsidRDefault="00000000" w:rsidRPr="00000000" w14:paraId="0000004C">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rtl w:val="0"/>
              </w:rPr>
              <w:t xml:space="preserve">AUD</w:t>
            </w:r>
          </w:p>
        </w:tc>
        <w:tc>
          <w:tcPr>
            <w:gridSpan w:val="5"/>
            <w:tcBorders>
              <w:top w:color="747480" w:space="0" w:sz="4" w:val="single"/>
              <w:left w:color="747480" w:space="0" w:sz="4" w:val="single"/>
              <w:bottom w:color="747480" w:space="0" w:sz="4" w:val="single"/>
              <w:right w:color="747480" w:space="0" w:sz="4" w:val="single"/>
            </w:tcBorders>
            <w:vAlign w:val="center"/>
          </w:tcPr>
          <w:p w:rsidR="00000000" w:rsidDel="00000000" w:rsidP="00000000" w:rsidRDefault="00000000" w:rsidRPr="00000000" w14:paraId="0000004D">
            <w:pPr>
              <w:jc w:val="right"/>
              <w:rPr/>
            </w:pPr>
            <w:r w:rsidDel="00000000" w:rsidR="00000000" w:rsidRPr="00000000">
              <w:rPr>
                <w:rtl w:val="0"/>
              </w:rPr>
              <w:t xml:space="preserve">$</w:t>
            </w:r>
            <w:commentRangeStart w:id="0"/>
            <w:r w:rsidDel="00000000" w:rsidR="00000000" w:rsidRPr="00000000">
              <w:rPr>
                <w:rtl w:val="0"/>
              </w:rPr>
              <w:t xml:space="preserve">4,100,000</w:t>
            </w:r>
            <w:commentRangeEnd w:id="0"/>
            <w:r w:rsidDel="00000000" w:rsidR="00000000" w:rsidRPr="00000000">
              <w:commentReference w:id="0"/>
            </w:r>
            <w:r w:rsidDel="00000000" w:rsidR="00000000" w:rsidRPr="00000000">
              <w:rPr>
                <w:rtl w:val="0"/>
              </w:rPr>
            </w:r>
          </w:p>
        </w:tc>
        <w:tc>
          <w:tcPr>
            <w:tcBorders>
              <w:top w:color="747480" w:space="0" w:sz="4" w:val="single"/>
              <w:left w:color="747480" w:space="0" w:sz="4" w:val="single"/>
              <w:bottom w:color="747480" w:space="0" w:sz="4" w:val="single"/>
              <w:right w:color="747480" w:space="0" w:sz="4" w:val="single"/>
            </w:tcBorders>
            <w:shd w:fill="c4c4cd" w:val="clear"/>
            <w:vAlign w:val="center"/>
          </w:tcPr>
          <w:p w:rsidR="00000000" w:rsidDel="00000000" w:rsidP="00000000" w:rsidRDefault="00000000" w:rsidRPr="00000000" w14:paraId="00000052">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.00</w:t>
            </w:r>
          </w:p>
        </w:tc>
      </w:tr>
      <w:tr>
        <w:trPr>
          <w:cantSplit w:val="0"/>
          <w:trHeight w:val="20" w:hRule="atLeast"/>
          <w:tblHeader w:val="0"/>
        </w:trPr>
        <w:tc>
          <w:tcPr>
            <w:gridSpan w:val="4"/>
            <w:tcBorders>
              <w:bottom w:color="000000" w:space="0" w:sz="0" w:val="nil"/>
              <w:right w:color="000000" w:space="0" w:sz="0" w:val="nil"/>
            </w:tcBorders>
            <w:shd w:fill="c4c4cd" w:val="clear"/>
          </w:tcPr>
          <w:p w:rsidR="00000000" w:rsidDel="00000000" w:rsidP="00000000" w:rsidRDefault="00000000" w:rsidRPr="00000000" w14:paraId="00000053">
            <w:pPr>
              <w:keepNext w:val="1"/>
              <w:pBdr>
                <w:top w:space="0" w:sz="0" w:val="nil"/>
                <w:left w:space="0" w:sz="0" w:val="nil"/>
                <w:bottom w:space="0" w:sz="0" w:val="nil"/>
                <w:right w:space="0" w:sz="0" w:val="nil"/>
                <w:between w:space="0" w:sz="0" w:val="nil"/>
              </w:pBdr>
              <w:rPr>
                <w:b w:val="1"/>
                <w:color w:val="000000"/>
                <w:sz w:val="16"/>
                <w:szCs w:val="16"/>
              </w:rPr>
            </w:pPr>
            <w:r w:rsidDel="00000000" w:rsidR="00000000" w:rsidRPr="00000000">
              <w:rPr>
                <w:b w:val="1"/>
                <w:color w:val="000000"/>
                <w:sz w:val="16"/>
                <w:szCs w:val="16"/>
                <w:rtl w:val="0"/>
              </w:rPr>
              <w:t xml:space="preserve">What are the objectives of this project?</w:t>
            </w:r>
          </w:p>
        </w:tc>
        <w:tc>
          <w:tcPr>
            <w:gridSpan w:val="5"/>
            <w:tcBorders>
              <w:left w:color="000000" w:space="0" w:sz="0" w:val="nil"/>
              <w:bottom w:color="000000" w:space="0" w:sz="0" w:val="nil"/>
            </w:tcBorders>
            <w:shd w:fill="c4c4cd" w:val="clear"/>
          </w:tcPr>
          <w:p w:rsidR="00000000" w:rsidDel="00000000" w:rsidP="00000000" w:rsidRDefault="00000000" w:rsidRPr="00000000" w14:paraId="00000057">
            <w:pPr>
              <w:pBdr>
                <w:top w:space="0" w:sz="0" w:val="nil"/>
                <w:left w:space="0" w:sz="0" w:val="nil"/>
                <w:bottom w:space="0" w:sz="0" w:val="nil"/>
                <w:right w:space="0" w:sz="0" w:val="nil"/>
                <w:between w:space="0" w:sz="0" w:val="nil"/>
              </w:pBdr>
              <w:jc w:val="right"/>
              <w:rPr>
                <w:i w:val="1"/>
                <w:color w:val="000000"/>
                <w:sz w:val="14"/>
                <w:szCs w:val="14"/>
              </w:rPr>
            </w:pPr>
            <w:r w:rsidDel="00000000" w:rsidR="00000000" w:rsidRPr="00000000">
              <w:rPr>
                <w:i w:val="1"/>
                <w:color w:val="000000"/>
                <w:sz w:val="14"/>
                <w:szCs w:val="14"/>
                <w:rtl w:val="0"/>
              </w:rPr>
              <w:t xml:space="preserve">1,000-character limit</w:t>
            </w:r>
          </w:p>
        </w:tc>
      </w:tr>
      <w:tr>
        <w:trPr>
          <w:cantSplit w:val="0"/>
          <w:trHeight w:val="20" w:hRule="atLeast"/>
          <w:tblHeader w:val="0"/>
        </w:trPr>
        <w:tc>
          <w:tcPr>
            <w:gridSpan w:val="9"/>
            <w:tcBorders>
              <w:bottom w:color="000000" w:space="0" w:sz="0" w:val="nil"/>
            </w:tcBorders>
          </w:tcPr>
          <w:p w:rsidR="00000000" w:rsidDel="00000000" w:rsidP="00000000" w:rsidRDefault="00000000" w:rsidRPr="00000000" w14:paraId="0000005C">
            <w:pPr>
              <w:widowControl w:val="1"/>
              <w:rPr/>
            </w:pPr>
            <w:r w:rsidDel="00000000" w:rsidR="00000000" w:rsidRPr="00000000">
              <w:rPr>
                <w:rtl w:val="0"/>
              </w:rPr>
              <w:t xml:space="preserve">Intersective Pty Ltd (“Practera”) is developing real-time learning analytics tools to reliably interpret learning behaviour and to accurately predict learning outcomes and trigger personalised learning interventions. With the increasing demand for experiential (applied) learning and highly constrained supply of teaching resources, Practera is conducting this R&amp;D project to design, develop and trial novel systems and computational tools that enable large-scale experiential learning.</w:t>
            </w:r>
          </w:p>
          <w:p w:rsidR="00000000" w:rsidDel="00000000" w:rsidP="00000000" w:rsidRDefault="00000000" w:rsidRPr="00000000" w14:paraId="0000005D">
            <w:pPr>
              <w:widowControl w:val="1"/>
              <w:rPr/>
            </w:pPr>
            <w:r w:rsidDel="00000000" w:rsidR="00000000" w:rsidRPr="00000000">
              <w:rPr>
                <w:rtl w:val="0"/>
              </w:rPr>
              <w:t xml:space="preserve">This project aims to build novel algorithmic systems capable of reliably evaluating and predicting an individual or a team’s learning outcomes (e.g. predicting risk of student/team failing) and generating insights based on captured and extrapolated data and measurable skills outcomes for an individual or a team across diverse program types. Research has also been undertaken to reduce privacy risk exposure and to develop an AI based evaluation/feedback model to provide timely feedback and maintain students’ engagement.</w:t>
            </w:r>
          </w:p>
          <w:p w:rsidR="00000000" w:rsidDel="00000000" w:rsidP="00000000" w:rsidRDefault="00000000" w:rsidRPr="00000000" w14:paraId="0000005E">
            <w:pPr>
              <w:widowControl w:val="1"/>
              <w:rPr/>
            </w:pPr>
            <w:r w:rsidDel="00000000" w:rsidR="00000000" w:rsidRPr="00000000">
              <w:rPr>
                <w:rtl w:val="0"/>
              </w:rPr>
            </w:r>
          </w:p>
        </w:tc>
      </w:tr>
      <w:tr>
        <w:trPr>
          <w:cantSplit w:val="0"/>
          <w:trHeight w:val="20" w:hRule="atLeast"/>
          <w:tblHeader w:val="0"/>
        </w:trPr>
        <w:tc>
          <w:tcPr>
            <w:gridSpan w:val="9"/>
            <w:tcBorders>
              <w:top w:color="000000" w:space="0" w:sz="0" w:val="nil"/>
              <w:bottom w:color="000000" w:space="0" w:sz="0" w:val="nil"/>
            </w:tcBorders>
            <w:shd w:fill="auto" w:val="clear"/>
          </w:tcPr>
          <w:p w:rsidR="00000000" w:rsidDel="00000000" w:rsidP="00000000" w:rsidRDefault="00000000" w:rsidRPr="00000000" w14:paraId="00000067">
            <w:pPr>
              <w:pStyle w:val="Heading6"/>
              <w:widowControl w:val="0"/>
              <w:rPr/>
            </w:pPr>
            <w:r w:rsidDel="00000000" w:rsidR="00000000" w:rsidRPr="00000000">
              <w:rPr>
                <w:rtl w:val="0"/>
              </w:rPr>
              <w:t xml:space="preserve">Additional response – not included in application</w:t>
            </w:r>
          </w:p>
        </w:tc>
      </w:tr>
      <w:tr>
        <w:trPr>
          <w:cantSplit w:val="0"/>
          <w:trHeight w:val="20" w:hRule="atLeast"/>
          <w:tblHeader w:val="0"/>
        </w:trPr>
        <w:tc>
          <w:tcPr>
            <w:gridSpan w:val="9"/>
            <w:tcBorders>
              <w:top w:color="000000" w:space="0" w:sz="0" w:val="nil"/>
            </w:tcBorders>
          </w:tcPr>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rHeight w:val="20" w:hRule="atLeast"/>
          <w:tblHeader w:val="0"/>
        </w:trPr>
        <w:tc>
          <w:tcPr>
            <w:gridSpan w:val="2"/>
            <w:tcBorders>
              <w:top w:color="747480" w:space="0" w:sz="4" w:val="single"/>
              <w:left w:color="747480" w:space="0" w:sz="4" w:val="single"/>
              <w:bottom w:color="747480" w:space="0" w:sz="4" w:val="single"/>
              <w:right w:color="747480" w:space="0" w:sz="4" w:val="single"/>
            </w:tcBorders>
            <w:shd w:fill="c4c4cd" w:val="clear"/>
            <w:vAlign w:val="center"/>
          </w:tcPr>
          <w:p w:rsidR="00000000" w:rsidDel="00000000" w:rsidP="00000000" w:rsidRDefault="00000000" w:rsidRPr="00000000" w14:paraId="00000079">
            <w:pPr>
              <w:pBdr>
                <w:top w:space="0" w:sz="0" w:val="nil"/>
                <w:left w:space="0" w:sz="0" w:val="nil"/>
                <w:bottom w:space="0" w:sz="0" w:val="nil"/>
                <w:right w:space="0" w:sz="0" w:val="nil"/>
                <w:between w:space="0" w:sz="0" w:val="nil"/>
              </w:pBdr>
              <w:rPr>
                <w:b w:val="1"/>
                <w:color w:val="000000"/>
                <w:sz w:val="16"/>
                <w:szCs w:val="16"/>
              </w:rPr>
            </w:pPr>
            <w:r w:rsidDel="00000000" w:rsidR="00000000" w:rsidRPr="00000000">
              <w:rPr>
                <w:b w:val="1"/>
                <w:color w:val="000000"/>
                <w:sz w:val="16"/>
                <w:szCs w:val="16"/>
                <w:rtl w:val="0"/>
              </w:rPr>
              <w:t xml:space="preserve">For the income period, how much was spent on feedstock inputs?</w:t>
            </w:r>
          </w:p>
        </w:tc>
        <w:tc>
          <w:tcPr>
            <w:tcBorders>
              <w:top w:color="747480" w:space="0" w:sz="4" w:val="single"/>
              <w:left w:color="747480" w:space="0" w:sz="4" w:val="single"/>
              <w:bottom w:color="747480" w:space="0" w:sz="4" w:val="single"/>
              <w:right w:color="747480" w:space="0" w:sz="4" w:val="single"/>
            </w:tcBorders>
            <w:shd w:fill="c4c4cd" w:val="clear"/>
            <w:vAlign w:val="center"/>
          </w:tcPr>
          <w:p w:rsidR="00000000" w:rsidDel="00000000" w:rsidP="00000000" w:rsidRDefault="00000000" w:rsidRPr="00000000" w14:paraId="0000007B">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rtl w:val="0"/>
              </w:rPr>
              <w:t xml:space="preserve">AUD</w:t>
            </w:r>
          </w:p>
        </w:tc>
        <w:tc>
          <w:tcPr>
            <w:gridSpan w:val="5"/>
            <w:tcBorders>
              <w:top w:color="747480" w:space="0" w:sz="4" w:val="single"/>
              <w:left w:color="747480" w:space="0" w:sz="4" w:val="single"/>
              <w:bottom w:color="747480" w:space="0" w:sz="4" w:val="single"/>
              <w:right w:color="747480" w:space="0" w:sz="4" w:val="single"/>
            </w:tcBorders>
            <w:vAlign w:val="center"/>
          </w:tcPr>
          <w:p w:rsidR="00000000" w:rsidDel="00000000" w:rsidP="00000000" w:rsidRDefault="00000000" w:rsidRPr="00000000" w14:paraId="0000007C">
            <w:pPr>
              <w:jc w:val="right"/>
              <w:rPr/>
            </w:pPr>
            <w:r w:rsidDel="00000000" w:rsidR="00000000" w:rsidRPr="00000000">
              <w:rPr>
                <w:rtl w:val="0"/>
              </w:rPr>
              <w:t xml:space="preserve">0</w:t>
            </w:r>
          </w:p>
        </w:tc>
        <w:tc>
          <w:tcPr>
            <w:tcBorders>
              <w:top w:color="747480" w:space="0" w:sz="4" w:val="single"/>
              <w:left w:color="747480" w:space="0" w:sz="4" w:val="single"/>
              <w:bottom w:color="747480" w:space="0" w:sz="4" w:val="single"/>
              <w:right w:color="747480" w:space="0" w:sz="4" w:val="single"/>
            </w:tcBorders>
            <w:shd w:fill="c4c4cd" w:val="clear"/>
            <w:vAlign w:val="center"/>
          </w:tcPr>
          <w:p w:rsidR="00000000" w:rsidDel="00000000" w:rsidP="00000000" w:rsidRDefault="00000000" w:rsidRPr="00000000" w14:paraId="00000081">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.00</w:t>
            </w:r>
          </w:p>
        </w:tc>
      </w:tr>
      <w:tr>
        <w:trPr>
          <w:cantSplit w:val="0"/>
          <w:trHeight w:val="20" w:hRule="atLeast"/>
          <w:tblHeader w:val="0"/>
        </w:trPr>
        <w:tc>
          <w:tcPr>
            <w:gridSpan w:val="6"/>
            <w:tcBorders>
              <w:top w:color="747480" w:space="0" w:sz="4" w:val="single"/>
              <w:left w:color="747480" w:space="0" w:sz="4" w:val="single"/>
              <w:bottom w:color="747480" w:space="0" w:sz="4" w:val="single"/>
              <w:right w:color="747480" w:space="0" w:sz="4" w:val="single"/>
            </w:tcBorders>
            <w:shd w:fill="c4c4cd" w:val="clear"/>
            <w:vAlign w:val="center"/>
          </w:tcPr>
          <w:p w:rsidR="00000000" w:rsidDel="00000000" w:rsidP="00000000" w:rsidRDefault="00000000" w:rsidRPr="00000000" w14:paraId="00000082">
            <w:pPr>
              <w:pBdr>
                <w:top w:space="0" w:sz="0" w:val="nil"/>
                <w:left w:space="0" w:sz="0" w:val="nil"/>
                <w:bottom w:space="0" w:sz="0" w:val="nil"/>
                <w:right w:space="0" w:sz="0" w:val="nil"/>
                <w:between w:space="0" w:sz="0" w:val="nil"/>
              </w:pBdr>
              <w:rPr>
                <w:b w:val="1"/>
                <w:color w:val="000000"/>
                <w:sz w:val="16"/>
                <w:szCs w:val="16"/>
              </w:rPr>
            </w:pPr>
            <w:r w:rsidDel="00000000" w:rsidR="00000000" w:rsidRPr="00000000">
              <w:rPr>
                <w:b w:val="1"/>
                <w:color w:val="000000"/>
                <w:sz w:val="16"/>
                <w:szCs w:val="16"/>
                <w:rtl w:val="0"/>
              </w:rPr>
              <w:t xml:space="preserve">Postcode where most of the R&amp;D activities were conducted</w:t>
            </w:r>
          </w:p>
        </w:tc>
        <w:tc>
          <w:tcPr>
            <w:gridSpan w:val="3"/>
            <w:tcBorders>
              <w:top w:color="747480" w:space="0" w:sz="4" w:val="single"/>
              <w:left w:color="747480" w:space="0" w:sz="4" w:val="single"/>
              <w:bottom w:color="747480" w:space="0" w:sz="4" w:val="single"/>
              <w:right w:color="747480" w:space="0" w:sz="4" w:val="single"/>
            </w:tcBorders>
            <w:shd w:fill="auto" w:val="clear"/>
            <w:vAlign w:val="center"/>
          </w:tcPr>
          <w:p w:rsidR="00000000" w:rsidDel="00000000" w:rsidP="00000000" w:rsidRDefault="00000000" w:rsidRPr="00000000" w14:paraId="00000088">
            <w:pPr>
              <w:jc w:val="center"/>
              <w:rPr/>
            </w:pPr>
            <w:r w:rsidDel="00000000" w:rsidR="00000000" w:rsidRPr="00000000">
              <w:rPr>
                <w:rtl w:val="0"/>
              </w:rPr>
              <w:t xml:space="preserve">6051</w:t>
            </w:r>
          </w:p>
        </w:tc>
      </w:tr>
      <w:tr>
        <w:trPr>
          <w:cantSplit w:val="0"/>
          <w:trHeight w:val="20" w:hRule="atLeast"/>
          <w:tblHeader w:val="0"/>
        </w:trPr>
        <w:tc>
          <w:tcPr>
            <w:gridSpan w:val="9"/>
            <w:tcBorders>
              <w:top w:color="747480" w:space="0" w:sz="4" w:val="single"/>
              <w:left w:color="747480" w:space="0" w:sz="4" w:val="single"/>
              <w:bottom w:color="747480" w:space="0" w:sz="4" w:val="single"/>
              <w:right w:color="747480" w:space="0" w:sz="4" w:val="single"/>
            </w:tcBorders>
            <w:shd w:fill="c4c4cd" w:val="clear"/>
            <w:vAlign w:val="center"/>
          </w:tcPr>
          <w:p w:rsidR="00000000" w:rsidDel="00000000" w:rsidP="00000000" w:rsidRDefault="00000000" w:rsidRPr="00000000" w14:paraId="0000008B">
            <w:pPr>
              <w:keepNext w:val="1"/>
              <w:pBdr>
                <w:top w:space="0" w:sz="0" w:val="nil"/>
                <w:left w:space="0" w:sz="0" w:val="nil"/>
                <w:bottom w:space="0" w:sz="0" w:val="nil"/>
                <w:right w:space="0" w:sz="0" w:val="nil"/>
                <w:between w:space="0" w:sz="0" w:val="nil"/>
              </w:pBdr>
              <w:rPr>
                <w:b w:val="1"/>
                <w:color w:val="000000"/>
                <w:sz w:val="16"/>
                <w:szCs w:val="16"/>
              </w:rPr>
            </w:pPr>
            <w:r w:rsidDel="00000000" w:rsidR="00000000" w:rsidRPr="00000000">
              <w:rPr>
                <w:b w:val="1"/>
                <w:color w:val="000000"/>
                <w:sz w:val="16"/>
                <w:szCs w:val="16"/>
                <w:rtl w:val="0"/>
              </w:rPr>
              <w:t xml:space="preserve">Field of research for the majority of R&amp;D activities</w:t>
            </w:r>
          </w:p>
        </w:tc>
      </w:tr>
      <w:tr>
        <w:trPr>
          <w:cantSplit w:val="0"/>
          <w:trHeight w:val="20" w:hRule="atLeast"/>
          <w:tblHeader w:val="0"/>
        </w:trPr>
        <w:tc>
          <w:tcPr>
            <w:tcBorders>
              <w:top w:color="747480" w:space="0" w:sz="4" w:val="single"/>
              <w:left w:color="747480" w:space="0" w:sz="4" w:val="single"/>
              <w:bottom w:color="747480" w:space="0" w:sz="4" w:val="single"/>
              <w:right w:color="747480" w:space="0" w:sz="4" w:val="single"/>
            </w:tcBorders>
            <w:shd w:fill="c4c4cd" w:val="clear"/>
            <w:vAlign w:val="center"/>
          </w:tcPr>
          <w:p w:rsidR="00000000" w:rsidDel="00000000" w:rsidP="00000000" w:rsidRDefault="00000000" w:rsidRPr="00000000" w14:paraId="00000094">
            <w:pPr>
              <w:pBdr>
                <w:top w:space="0" w:sz="0" w:val="nil"/>
                <w:left w:space="0" w:sz="0" w:val="nil"/>
                <w:bottom w:space="0" w:sz="0" w:val="nil"/>
                <w:right w:space="0" w:sz="0" w:val="nil"/>
                <w:between w:space="0" w:sz="0" w:val="nil"/>
              </w:pBdr>
              <w:rPr>
                <w:b w:val="1"/>
                <w:color w:val="000000"/>
                <w:sz w:val="16"/>
                <w:szCs w:val="16"/>
              </w:rPr>
            </w:pPr>
            <w:r w:rsidDel="00000000" w:rsidR="00000000" w:rsidRPr="00000000">
              <w:rPr>
                <w:b w:val="1"/>
                <w:color w:val="000000"/>
                <w:sz w:val="16"/>
                <w:szCs w:val="16"/>
                <w:rtl w:val="0"/>
              </w:rPr>
              <w:t xml:space="preserve">ANZSRC Division</w:t>
            </w:r>
          </w:p>
        </w:tc>
        <w:tc>
          <w:tcPr>
            <w:gridSpan w:val="8"/>
            <w:tcBorders>
              <w:top w:color="747480" w:space="0" w:sz="4" w:val="single"/>
              <w:left w:color="747480" w:space="0" w:sz="4" w:val="single"/>
              <w:bottom w:color="747480" w:space="0" w:sz="4" w:val="single"/>
              <w:right w:color="747480" w:space="0" w:sz="4" w:val="single"/>
            </w:tcBorders>
            <w:shd w:fill="auto" w:val="clear"/>
            <w:vAlign w:val="center"/>
          </w:tcPr>
          <w:p w:rsidR="00000000" w:rsidDel="00000000" w:rsidP="00000000" w:rsidRDefault="00000000" w:rsidRPr="00000000" w14:paraId="00000095">
            <w:pPr>
              <w:rPr/>
            </w:pPr>
            <w:r w:rsidDel="00000000" w:rsidR="00000000" w:rsidRPr="00000000">
              <w:rPr>
                <w:rtl w:val="0"/>
              </w:rPr>
              <w:t xml:space="preserve">46 INFORMATION AND COMPUTING SCIENCES</w:t>
            </w:r>
          </w:p>
        </w:tc>
      </w:tr>
      <w:tr>
        <w:trPr>
          <w:cantSplit w:val="0"/>
          <w:trHeight w:val="20" w:hRule="atLeast"/>
          <w:tblHeader w:val="0"/>
        </w:trPr>
        <w:tc>
          <w:tcPr>
            <w:tcBorders>
              <w:top w:color="747480" w:space="0" w:sz="4" w:val="single"/>
              <w:left w:color="747480" w:space="0" w:sz="4" w:val="single"/>
              <w:bottom w:color="747480" w:space="0" w:sz="4" w:val="single"/>
              <w:right w:color="747480" w:space="0" w:sz="4" w:val="single"/>
            </w:tcBorders>
            <w:shd w:fill="c4c4cd" w:val="clear"/>
            <w:vAlign w:val="center"/>
          </w:tcPr>
          <w:p w:rsidR="00000000" w:rsidDel="00000000" w:rsidP="00000000" w:rsidRDefault="00000000" w:rsidRPr="00000000" w14:paraId="0000009D">
            <w:pPr>
              <w:pBdr>
                <w:top w:space="0" w:sz="0" w:val="nil"/>
                <w:left w:space="0" w:sz="0" w:val="nil"/>
                <w:bottom w:space="0" w:sz="0" w:val="nil"/>
                <w:right w:space="0" w:sz="0" w:val="nil"/>
                <w:between w:space="0" w:sz="0" w:val="nil"/>
              </w:pBdr>
              <w:rPr>
                <w:b w:val="1"/>
                <w:color w:val="000000"/>
                <w:sz w:val="16"/>
                <w:szCs w:val="16"/>
              </w:rPr>
            </w:pPr>
            <w:r w:rsidDel="00000000" w:rsidR="00000000" w:rsidRPr="00000000">
              <w:rPr>
                <w:b w:val="1"/>
                <w:color w:val="000000"/>
                <w:sz w:val="16"/>
                <w:szCs w:val="16"/>
                <w:rtl w:val="0"/>
              </w:rPr>
              <w:t xml:space="preserve">ANZSRC Group</w:t>
            </w:r>
          </w:p>
        </w:tc>
        <w:tc>
          <w:tcPr>
            <w:gridSpan w:val="8"/>
            <w:tcBorders>
              <w:top w:color="747480" w:space="0" w:sz="4" w:val="single"/>
              <w:left w:color="747480" w:space="0" w:sz="4" w:val="single"/>
              <w:bottom w:color="747480" w:space="0" w:sz="4" w:val="single"/>
              <w:right w:color="747480" w:space="0" w:sz="4" w:val="single"/>
            </w:tcBorders>
            <w:shd w:fill="auto" w:val="clear"/>
            <w:vAlign w:val="center"/>
          </w:tcPr>
          <w:p w:rsidR="00000000" w:rsidDel="00000000" w:rsidP="00000000" w:rsidRDefault="00000000" w:rsidRPr="00000000" w14:paraId="0000009E">
            <w:pPr>
              <w:rPr/>
            </w:pPr>
            <w:r w:rsidDel="00000000" w:rsidR="00000000" w:rsidRPr="00000000">
              <w:rPr>
                <w:rtl w:val="0"/>
              </w:rPr>
              <w:t xml:space="preserve">4609 INFORMATION SYSTEMS</w:t>
            </w:r>
          </w:p>
        </w:tc>
      </w:tr>
    </w:tbl>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1"/>
        <w:widowControl w:val="1"/>
        <w:spacing w:after="60" w:before="60" w:lineRule="auto"/>
        <w:rPr/>
      </w:pPr>
      <w:bookmarkStart w:colFirst="0" w:colLast="0" w:name="_k1kouo8848lf" w:id="0"/>
      <w:bookmarkEnd w:id="0"/>
      <w:r w:rsidDel="00000000" w:rsidR="00000000" w:rsidRPr="00000000">
        <w:rPr>
          <w:rtl w:val="0"/>
        </w:rPr>
        <w:t xml:space="preserve">Core 1 – Design and development of data analytics and machine learning system for quantifiable skills development through experiential learning</w:t>
      </w:r>
    </w:p>
    <w:tbl>
      <w:tblPr>
        <w:tblStyle w:val="Table2"/>
        <w:tblW w:w="9075.0" w:type="dxa"/>
        <w:jc w:val="left"/>
        <w:tblInd w:w="-30.0" w:type="dxa"/>
        <w:tblBorders>
          <w:top w:color="7f7e82" w:space="0" w:sz="4" w:val="single"/>
          <w:left w:color="7f7e82" w:space="0" w:sz="4" w:val="single"/>
          <w:bottom w:color="7f7e82" w:space="0" w:sz="4" w:val="single"/>
          <w:right w:color="7f7e82" w:space="0" w:sz="4" w:val="single"/>
          <w:insideH w:color="7f7e82" w:space="0" w:sz="4" w:val="single"/>
          <w:insideV w:color="7f7e82" w:space="0" w:sz="4" w:val="single"/>
        </w:tblBorders>
        <w:tblLayout w:type="fixed"/>
        <w:tblLook w:val="0000"/>
      </w:tblPr>
      <w:tblGrid>
        <w:gridCol w:w="450"/>
        <w:gridCol w:w="4260"/>
        <w:gridCol w:w="1545"/>
        <w:gridCol w:w="735"/>
        <w:gridCol w:w="270"/>
        <w:gridCol w:w="120"/>
        <w:gridCol w:w="180"/>
        <w:gridCol w:w="390"/>
        <w:gridCol w:w="330"/>
        <w:gridCol w:w="150"/>
        <w:gridCol w:w="645"/>
        <w:tblGridChange w:id="0">
          <w:tblGrid>
            <w:gridCol w:w="450"/>
            <w:gridCol w:w="4260"/>
            <w:gridCol w:w="1545"/>
            <w:gridCol w:w="735"/>
            <w:gridCol w:w="270"/>
            <w:gridCol w:w="120"/>
            <w:gridCol w:w="180"/>
            <w:gridCol w:w="390"/>
            <w:gridCol w:w="330"/>
            <w:gridCol w:w="150"/>
            <w:gridCol w:w="645"/>
          </w:tblGrid>
        </w:tblGridChange>
      </w:tblGrid>
      <w:tr>
        <w:trPr>
          <w:cantSplit w:val="0"/>
          <w:trHeight w:val="20" w:hRule="atLeast"/>
          <w:tblHeader w:val="0"/>
        </w:trPr>
        <w:tc>
          <w:tcPr>
            <w:gridSpan w:val="5"/>
            <w:tcBorders>
              <w:bottom w:color="000000" w:space="0" w:sz="0" w:val="nil"/>
              <w:right w:color="000000" w:space="0" w:sz="0" w:val="nil"/>
            </w:tcBorders>
            <w:shd w:fill="c4c4cd" w:val="clear"/>
            <w:vAlign w:val="bottom"/>
          </w:tcPr>
          <w:p w:rsidR="00000000" w:rsidDel="00000000" w:rsidP="00000000" w:rsidRDefault="00000000" w:rsidRPr="00000000" w14:paraId="000000A8">
            <w:pPr>
              <w:keepNext w:val="1"/>
              <w:rPr>
                <w:b w:val="1"/>
                <w:sz w:val="16"/>
                <w:szCs w:val="16"/>
              </w:rPr>
            </w:pPr>
            <w:r w:rsidDel="00000000" w:rsidR="00000000" w:rsidRPr="00000000">
              <w:rPr>
                <w:b w:val="1"/>
                <w:sz w:val="16"/>
                <w:szCs w:val="16"/>
                <w:rtl w:val="0"/>
              </w:rPr>
              <w:t xml:space="preserve">Name for this core activity</w:t>
            </w:r>
          </w:p>
        </w:tc>
        <w:tc>
          <w:tcPr>
            <w:gridSpan w:val="6"/>
            <w:tcBorders>
              <w:left w:color="000000" w:space="0" w:sz="0" w:val="nil"/>
              <w:bottom w:color="000000" w:space="0" w:sz="0" w:val="nil"/>
            </w:tcBorders>
            <w:shd w:fill="c4c4cd" w:val="clear"/>
          </w:tcPr>
          <w:p w:rsidR="00000000" w:rsidDel="00000000" w:rsidP="00000000" w:rsidRDefault="00000000" w:rsidRPr="00000000" w14:paraId="000000AD">
            <w:pPr>
              <w:keepNext w:val="1"/>
              <w:widowControl w:val="1"/>
              <w:pBdr>
                <w:top w:space="0" w:sz="0" w:val="nil"/>
                <w:left w:space="0" w:sz="0" w:val="nil"/>
                <w:bottom w:space="0" w:sz="0" w:val="nil"/>
                <w:right w:space="0" w:sz="0" w:val="nil"/>
                <w:between w:space="0" w:sz="0" w:val="nil"/>
              </w:pBdr>
              <w:jc w:val="right"/>
              <w:rPr>
                <w:i w:val="1"/>
                <w:color w:val="000000"/>
                <w:sz w:val="14"/>
                <w:szCs w:val="14"/>
              </w:rPr>
            </w:pPr>
            <w:r w:rsidDel="00000000" w:rsidR="00000000" w:rsidRPr="00000000">
              <w:rPr>
                <w:i w:val="1"/>
                <w:color w:val="000000"/>
                <w:sz w:val="14"/>
                <w:szCs w:val="14"/>
                <w:rtl w:val="0"/>
              </w:rPr>
              <w:t xml:space="preserve">200-character limit</w:t>
            </w:r>
          </w:p>
        </w:tc>
      </w:tr>
      <w:tr>
        <w:trPr>
          <w:cantSplit w:val="0"/>
          <w:trHeight w:val="20" w:hRule="atLeast"/>
          <w:tblHeader w:val="0"/>
        </w:trPr>
        <w:tc>
          <w:tcPr>
            <w:gridSpan w:val="11"/>
            <w:vAlign w:val="center"/>
          </w:tcPr>
          <w:p w:rsidR="00000000" w:rsidDel="00000000" w:rsidP="00000000" w:rsidRDefault="00000000" w:rsidRPr="00000000" w14:paraId="000000B3">
            <w:pPr>
              <w:rPr/>
            </w:pPr>
            <w:r w:rsidDel="00000000" w:rsidR="00000000" w:rsidRPr="00000000">
              <w:rPr>
                <w:rtl w:val="0"/>
              </w:rPr>
              <w:t xml:space="preserve">Design and development of data analytics and machine learning system for quantifiable skills development through experiential learning</w:t>
            </w:r>
          </w:p>
        </w:tc>
      </w:tr>
      <w:tr>
        <w:trPr>
          <w:cantSplit w:val="0"/>
          <w:trHeight w:val="20" w:hRule="atLeast"/>
          <w:tblHeader w:val="0"/>
        </w:trPr>
        <w:tc>
          <w:tcPr>
            <w:gridSpan w:val="9"/>
            <w:tcBorders>
              <w:top w:color="747480" w:space="0" w:sz="4" w:val="single"/>
              <w:left w:color="747480" w:space="0" w:sz="4" w:val="single"/>
              <w:bottom w:color="747480" w:space="0" w:sz="4" w:val="single"/>
              <w:right w:color="747480" w:space="0" w:sz="4" w:val="single"/>
            </w:tcBorders>
            <w:shd w:fill="c4c4cd" w:val="clear"/>
            <w:vAlign w:val="center"/>
          </w:tcPr>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rPr>
                <w:b w:val="1"/>
                <w:color w:val="000000"/>
                <w:sz w:val="16"/>
                <w:szCs w:val="16"/>
              </w:rPr>
            </w:pPr>
            <w:r w:rsidDel="00000000" w:rsidR="00000000" w:rsidRPr="00000000">
              <w:rPr>
                <w:b w:val="1"/>
                <w:color w:val="000000"/>
                <w:sz w:val="16"/>
                <w:szCs w:val="16"/>
                <w:rtl w:val="0"/>
              </w:rPr>
              <w:t xml:space="preserve">Does this activity commence after the end of the income period for the application?</w:t>
            </w:r>
          </w:p>
        </w:tc>
        <w:tc>
          <w:tcPr>
            <w:gridSpan w:val="2"/>
            <w:tcBorders>
              <w:top w:color="747480" w:space="0" w:sz="4" w:val="single"/>
              <w:left w:color="747480" w:space="0" w:sz="4" w:val="single"/>
              <w:bottom w:color="747480" w:space="0" w:sz="4" w:val="single"/>
              <w:right w:color="747480" w:space="0" w:sz="4" w:val="single"/>
            </w:tcBorders>
            <w:shd w:fill="auto" w:val="clear"/>
            <w:vAlign w:val="center"/>
          </w:tcPr>
          <w:p w:rsidR="00000000" w:rsidDel="00000000" w:rsidP="00000000" w:rsidRDefault="00000000" w:rsidRPr="00000000" w14:paraId="000000C7">
            <w:pPr>
              <w:jc w:val="center"/>
              <w:rPr/>
            </w:pPr>
            <w:r w:rsidDel="00000000" w:rsidR="00000000" w:rsidRPr="00000000">
              <w:rPr>
                <w:rtl w:val="0"/>
              </w:rPr>
              <w:t xml:space="preserve">No</w:t>
            </w:r>
          </w:p>
        </w:tc>
      </w:tr>
      <w:tr>
        <w:trPr>
          <w:cantSplit w:val="0"/>
          <w:trHeight w:val="20" w:hRule="atLeast"/>
          <w:tblHeader w:val="0"/>
        </w:trPr>
        <w:tc>
          <w:tcPr>
            <w:gridSpan w:val="3"/>
            <w:tcBorders>
              <w:top w:color="7f7e82" w:space="0" w:sz="4" w:val="single"/>
              <w:left w:color="7f7e82" w:space="0" w:sz="4" w:val="single"/>
              <w:bottom w:color="7f7e82" w:space="0" w:sz="4" w:val="single"/>
              <w:right w:color="7f7e82" w:space="0" w:sz="4" w:val="single"/>
            </w:tcBorders>
            <w:shd w:fill="c4c4cd" w:val="clear"/>
          </w:tcPr>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rPr>
                <w:b w:val="1"/>
                <w:color w:val="000000"/>
                <w:sz w:val="16"/>
                <w:szCs w:val="16"/>
              </w:rPr>
            </w:pPr>
            <w:r w:rsidDel="00000000" w:rsidR="00000000" w:rsidRPr="00000000">
              <w:rPr>
                <w:b w:val="1"/>
                <w:color w:val="000000"/>
                <w:sz w:val="16"/>
                <w:szCs w:val="16"/>
                <w:rtl w:val="0"/>
              </w:rPr>
              <w:t xml:space="preserve">Start and end dates</w:t>
            </w:r>
          </w:p>
        </w:tc>
        <w:tc>
          <w:tcPr>
            <w:gridSpan w:val="3"/>
            <w:tcBorders>
              <w:top w:color="7f7e82" w:space="0" w:sz="4" w:val="single"/>
              <w:left w:color="7f7e82" w:space="0" w:sz="4" w:val="single"/>
              <w:bottom w:color="7f7e82" w:space="0" w:sz="4" w:val="single"/>
              <w:right w:color="000000" w:space="0" w:sz="0" w:val="nil"/>
            </w:tcBorders>
            <w:vAlign w:val="center"/>
          </w:tcPr>
          <w:p w:rsidR="00000000" w:rsidDel="00000000" w:rsidP="00000000" w:rsidRDefault="00000000" w:rsidRPr="00000000" w14:paraId="000000CC">
            <w:pPr>
              <w:jc w:val="right"/>
              <w:rPr>
                <w:color w:val="ff0000"/>
              </w:rPr>
            </w:pPr>
            <w:r w:rsidDel="00000000" w:rsidR="00000000" w:rsidRPr="00000000">
              <w:rPr>
                <w:rtl w:val="0"/>
              </w:rPr>
              <w:t xml:space="preserve">07/2019</w:t>
            </w:r>
            <w:r w:rsidDel="00000000" w:rsidR="00000000" w:rsidRPr="00000000">
              <w:rPr>
                <w:rtl w:val="0"/>
              </w:rPr>
            </w:r>
          </w:p>
        </w:tc>
        <w:tc>
          <w:tcPr>
            <w:gridSpan w:val="2"/>
            <w:tcBorders>
              <w:top w:color="7f7e82" w:space="0" w:sz="4" w:val="single"/>
              <w:left w:color="000000" w:space="0" w:sz="0" w:val="nil"/>
              <w:bottom w:color="7f7e82" w:space="0" w:sz="4" w:val="single"/>
              <w:right w:color="000000" w:space="0" w:sz="0" w:val="nil"/>
            </w:tcBorders>
            <w:vAlign w:val="center"/>
          </w:tcPr>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rtl w:val="0"/>
              </w:rPr>
              <w:t xml:space="preserve">to</w:t>
            </w:r>
          </w:p>
        </w:tc>
        <w:tc>
          <w:tcPr>
            <w:gridSpan w:val="3"/>
            <w:tcBorders>
              <w:top w:color="7f7e82" w:space="0" w:sz="4" w:val="single"/>
              <w:left w:color="000000" w:space="0" w:sz="0" w:val="nil"/>
              <w:bottom w:color="7f7e82" w:space="0" w:sz="4" w:val="single"/>
              <w:right w:color="7f7e82" w:space="0" w:sz="4" w:val="single"/>
            </w:tcBorders>
            <w:vAlign w:val="center"/>
          </w:tcPr>
          <w:p w:rsidR="00000000" w:rsidDel="00000000" w:rsidP="00000000" w:rsidRDefault="00000000" w:rsidRPr="00000000" w14:paraId="000000D1">
            <w:pPr>
              <w:rPr>
                <w:color w:val="ff0000"/>
              </w:rPr>
            </w:pPr>
            <w:r w:rsidDel="00000000" w:rsidR="00000000" w:rsidRPr="00000000">
              <w:rPr>
                <w:rtl w:val="0"/>
              </w:rPr>
              <w:t xml:space="preserve">06/2025</w:t>
            </w:r>
            <w:r w:rsidDel="00000000" w:rsidR="00000000" w:rsidRPr="00000000">
              <w:rPr>
                <w:rtl w:val="0"/>
              </w:rPr>
            </w:r>
          </w:p>
        </w:tc>
      </w:tr>
      <w:tr>
        <w:trPr>
          <w:cantSplit w:val="0"/>
          <w:trHeight w:val="20" w:hRule="atLeast"/>
          <w:tblHeader w:val="0"/>
        </w:trPr>
        <w:tc>
          <w:tcPr>
            <w:gridSpan w:val="3"/>
            <w:tcBorders>
              <w:top w:color="747480" w:space="0" w:sz="4" w:val="single"/>
              <w:left w:color="747480" w:space="0" w:sz="4" w:val="single"/>
              <w:bottom w:color="747480" w:space="0" w:sz="4" w:val="single"/>
              <w:right w:color="747480" w:space="0" w:sz="4" w:val="single"/>
            </w:tcBorders>
            <w:shd w:fill="c4c4cd" w:val="clear"/>
            <w:vAlign w:val="center"/>
          </w:tcPr>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rPr>
                <w:b w:val="1"/>
                <w:color w:val="000000"/>
                <w:sz w:val="16"/>
                <w:szCs w:val="16"/>
              </w:rPr>
            </w:pPr>
            <w:r w:rsidDel="00000000" w:rsidR="00000000" w:rsidRPr="00000000">
              <w:rPr>
                <w:b w:val="1"/>
                <w:color w:val="000000"/>
                <w:sz w:val="16"/>
                <w:szCs w:val="16"/>
                <w:rtl w:val="0"/>
              </w:rPr>
              <w:t xml:space="preserve">Estimated expenditure</w:t>
            </w:r>
          </w:p>
        </w:tc>
        <w:tc>
          <w:tcPr>
            <w:tcBorders>
              <w:top w:color="747480" w:space="0" w:sz="4" w:val="single"/>
              <w:left w:color="747480" w:space="0" w:sz="4" w:val="single"/>
              <w:bottom w:color="747480" w:space="0" w:sz="4" w:val="single"/>
              <w:right w:color="747480" w:space="0" w:sz="4" w:val="single"/>
            </w:tcBorders>
            <w:shd w:fill="c4c4cd" w:val="clear"/>
            <w:vAlign w:val="center"/>
          </w:tcPr>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rtl w:val="0"/>
              </w:rPr>
              <w:t xml:space="preserve">AUD</w:t>
            </w:r>
          </w:p>
        </w:tc>
        <w:tc>
          <w:tcPr>
            <w:gridSpan w:val="6"/>
            <w:tcBorders>
              <w:top w:color="747480" w:space="0" w:sz="4" w:val="single"/>
              <w:left w:color="747480" w:space="0" w:sz="4" w:val="single"/>
              <w:bottom w:color="747480" w:space="0" w:sz="4" w:val="single"/>
              <w:right w:color="747480" w:space="0" w:sz="4" w:val="single"/>
            </w:tcBorders>
            <w:vAlign w:val="center"/>
          </w:tcPr>
          <w:p w:rsidR="00000000" w:rsidDel="00000000" w:rsidP="00000000" w:rsidRDefault="00000000" w:rsidRPr="00000000" w14:paraId="000000D8">
            <w:pPr>
              <w:jc w:val="right"/>
              <w:rPr/>
            </w:pPr>
            <w:r w:rsidDel="00000000" w:rsidR="00000000" w:rsidRPr="00000000">
              <w:rPr>
                <w:rtl w:val="0"/>
              </w:rPr>
              <w:t xml:space="preserve">TBC</w:t>
            </w:r>
          </w:p>
        </w:tc>
        <w:tc>
          <w:tcPr>
            <w:tcBorders>
              <w:top w:color="747480" w:space="0" w:sz="4" w:val="single"/>
              <w:left w:color="747480" w:space="0" w:sz="4" w:val="single"/>
              <w:bottom w:color="747480" w:space="0" w:sz="4" w:val="single"/>
              <w:right w:color="747480" w:space="0" w:sz="4" w:val="single"/>
            </w:tcBorders>
            <w:shd w:fill="c4c4cd" w:val="clear"/>
            <w:vAlign w:val="center"/>
          </w:tcPr>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.00</w:t>
            </w:r>
          </w:p>
        </w:tc>
      </w:tr>
      <w:tr>
        <w:trPr>
          <w:cantSplit w:val="0"/>
          <w:trHeight w:val="738" w:hRule="atLeast"/>
          <w:tblHeader w:val="0"/>
        </w:trPr>
        <w:tc>
          <w:tcPr>
            <w:gridSpan w:val="2"/>
            <w:tcBorders>
              <w:top w:color="7f7e82" w:space="0" w:sz="4" w:val="single"/>
              <w:left w:color="7f7e82" w:space="0" w:sz="4" w:val="single"/>
              <w:bottom w:color="000000" w:space="0" w:sz="0" w:val="nil"/>
              <w:right w:color="7f7e82" w:space="0" w:sz="4" w:val="single"/>
            </w:tcBorders>
            <w:shd w:fill="c4c4cd" w:val="clear"/>
          </w:tcPr>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pacing w:line="276" w:lineRule="auto"/>
              <w:rPr>
                <w:b w:val="1"/>
                <w:color w:val="000000"/>
                <w:sz w:val="16"/>
                <w:szCs w:val="16"/>
              </w:rPr>
            </w:pPr>
            <w:r w:rsidDel="00000000" w:rsidR="00000000" w:rsidRPr="00000000">
              <w:rPr>
                <w:b w:val="1"/>
                <w:color w:val="000000"/>
                <w:sz w:val="16"/>
                <w:szCs w:val="16"/>
                <w:rtl w:val="0"/>
              </w:rPr>
              <w:t xml:space="preserve">Was some or all of this core activity conducted by a Research Service Provider (RSP) or Cooperative Research Centre (CRC)?</w:t>
            </w:r>
          </w:p>
        </w:tc>
        <w:tc>
          <w:tcPr>
            <w:gridSpan w:val="9"/>
            <w:tcBorders>
              <w:top w:color="7f7e82" w:space="0" w:sz="4" w:val="single"/>
              <w:left w:color="7f7e82" w:space="0" w:sz="4" w:val="single"/>
              <w:bottom w:color="000000" w:space="0" w:sz="0" w:val="nil"/>
              <w:right w:color="7f7e82" w:space="0" w:sz="4" w:val="single"/>
            </w:tcBorders>
            <w:vAlign w:val="center"/>
          </w:tcPr>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pacing w:line="276" w:lineRule="auto"/>
              <w:rPr>
                <w:color w:val="000000"/>
                <w:sz w:val="16"/>
                <w:szCs w:val="16"/>
              </w:rPr>
            </w:pPr>
            <w:r w:rsidDel="00000000" w:rsidR="00000000" w:rsidRPr="00000000">
              <w:rPr>
                <w:color w:val="000000"/>
                <w:sz w:val="16"/>
                <w:szCs w:val="16"/>
                <w:rtl w:val="0"/>
              </w:rPr>
              <w:t xml:space="preserve">Please choose…</w:t>
            </w:r>
          </w:p>
        </w:tc>
      </w:tr>
      <w:tr>
        <w:trPr>
          <w:cantSplit w:val="0"/>
          <w:trHeight w:val="565" w:hRule="atLeast"/>
          <w:tblHeader w:val="0"/>
        </w:trPr>
        <w:tc>
          <w:tcPr>
            <w:gridSpan w:val="2"/>
            <w:tcBorders>
              <w:top w:color="7f7e82" w:space="0" w:sz="4" w:val="single"/>
              <w:left w:color="7f7e82" w:space="0" w:sz="4" w:val="single"/>
              <w:bottom w:color="000000" w:space="0" w:sz="0" w:val="nil"/>
              <w:right w:color="7f7e82" w:space="0" w:sz="4" w:val="single"/>
            </w:tcBorders>
            <w:shd w:fill="c4c4cd" w:val="clear"/>
          </w:tcPr>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pacing w:line="276" w:lineRule="auto"/>
              <w:rPr>
                <w:b w:val="1"/>
                <w:color w:val="000000"/>
                <w:sz w:val="16"/>
                <w:szCs w:val="16"/>
              </w:rPr>
            </w:pPr>
            <w:r w:rsidDel="00000000" w:rsidR="00000000" w:rsidRPr="00000000">
              <w:rPr>
                <w:b w:val="1"/>
                <w:color w:val="000000"/>
                <w:sz w:val="16"/>
                <w:szCs w:val="16"/>
                <w:rtl w:val="0"/>
              </w:rPr>
              <w:t xml:space="preserve">Which Research Service Provider conducted some or all of this activity?</w:t>
            </w:r>
          </w:p>
        </w:tc>
        <w:tc>
          <w:tcPr>
            <w:gridSpan w:val="9"/>
            <w:tcBorders>
              <w:top w:color="7f7e82" w:space="0" w:sz="4" w:val="single"/>
              <w:left w:color="7f7e82" w:space="0" w:sz="4" w:val="single"/>
              <w:bottom w:color="000000" w:space="0" w:sz="0" w:val="nil"/>
              <w:right w:color="7f7e82" w:space="0" w:sz="4" w:val="single"/>
            </w:tcBorders>
            <w:vAlign w:val="center"/>
          </w:tcPr>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pacing w:line="276" w:lineRule="auto"/>
              <w:rPr>
                <w:color w:val="000000"/>
                <w:sz w:val="16"/>
                <w:szCs w:val="16"/>
              </w:rPr>
            </w:pPr>
            <w:r w:rsidDel="00000000" w:rsidR="00000000" w:rsidRPr="00000000">
              <w:rPr>
                <w:color w:val="000000"/>
                <w:sz w:val="16"/>
                <w:szCs w:val="16"/>
                <w:rtl w:val="0"/>
              </w:rPr>
              <w:t xml:space="preserve">Please choose...</w:t>
            </w:r>
          </w:p>
        </w:tc>
      </w:tr>
      <w:tr>
        <w:trPr>
          <w:cantSplit w:val="0"/>
          <w:trHeight w:val="20" w:hRule="atLeast"/>
          <w:tblHeader w:val="0"/>
        </w:trPr>
        <w:tc>
          <w:tcPr>
            <w:gridSpan w:val="11"/>
            <w:tcBorders>
              <w:top w:color="7f7e82" w:space="0" w:sz="4" w:val="single"/>
              <w:left w:color="7f7e82" w:space="0" w:sz="4" w:val="single"/>
              <w:bottom w:color="000000" w:space="0" w:sz="0" w:val="nil"/>
              <w:right w:color="7f7e82" w:space="0" w:sz="4" w:val="single"/>
            </w:tcBorders>
            <w:shd w:fill="c4c4cd" w:val="clear"/>
          </w:tcPr>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pacing w:line="276" w:lineRule="auto"/>
              <w:rPr>
                <w:b w:val="1"/>
                <w:color w:val="000000"/>
                <w:sz w:val="14"/>
                <w:szCs w:val="14"/>
              </w:rPr>
            </w:pPr>
            <w:r w:rsidDel="00000000" w:rsidR="00000000" w:rsidRPr="00000000">
              <w:rPr>
                <w:b w:val="1"/>
                <w:color w:val="000000"/>
                <w:sz w:val="16"/>
                <w:szCs w:val="16"/>
                <w:rtl w:val="0"/>
              </w:rPr>
              <w:t xml:space="preserve">A brief description of the services provided by the Research Service Provider</w:t>
            </w:r>
            <w:r w:rsidDel="00000000" w:rsidR="00000000" w:rsidRPr="00000000">
              <w:rPr>
                <w:rtl w:val="0"/>
              </w:rPr>
            </w:r>
          </w:p>
        </w:tc>
      </w:tr>
      <w:tr>
        <w:trPr>
          <w:cantSplit w:val="0"/>
          <w:trHeight w:val="20" w:hRule="atLeast"/>
          <w:tblHeader w:val="0"/>
        </w:trPr>
        <w:tc>
          <w:tcPr>
            <w:gridSpan w:val="11"/>
            <w:tcBorders>
              <w:top w:color="7f7e82" w:space="0" w:sz="4" w:val="single"/>
              <w:left w:color="7f7e82" w:space="0" w:sz="4" w:val="single"/>
              <w:bottom w:color="000000" w:space="0" w:sz="0" w:val="nil"/>
              <w:right w:color="7f7e82" w:space="0" w:sz="4" w:val="single"/>
            </w:tcBorders>
          </w:tcPr>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c>
      </w:tr>
      <w:tr>
        <w:trPr>
          <w:cantSplit w:val="0"/>
          <w:trHeight w:val="20" w:hRule="atLeast"/>
          <w:tblHeader w:val="0"/>
        </w:trPr>
        <w:tc>
          <w:tcPr>
            <w:gridSpan w:val="5"/>
            <w:tcBorders>
              <w:bottom w:color="000000" w:space="0" w:sz="0" w:val="nil"/>
              <w:right w:color="000000" w:space="0" w:sz="0" w:val="nil"/>
            </w:tcBorders>
            <w:shd w:fill="c4c4cd" w:val="clear"/>
            <w:vAlign w:val="bottom"/>
          </w:tcPr>
          <w:p w:rsidR="00000000" w:rsidDel="00000000" w:rsidP="00000000" w:rsidRDefault="00000000" w:rsidRPr="00000000" w14:paraId="0000010B">
            <w:pPr>
              <w:keepNext w:val="1"/>
              <w:widowControl w:val="1"/>
              <w:pBdr>
                <w:top w:space="0" w:sz="0" w:val="nil"/>
                <w:left w:space="0" w:sz="0" w:val="nil"/>
                <w:bottom w:space="0" w:sz="0" w:val="nil"/>
                <w:right w:space="0" w:sz="0" w:val="nil"/>
                <w:between w:space="0" w:sz="0" w:val="nil"/>
              </w:pBdr>
              <w:rPr>
                <w:color w:val="000000"/>
                <w:sz w:val="16"/>
                <w:szCs w:val="16"/>
              </w:rPr>
            </w:pPr>
            <w:r w:rsidDel="00000000" w:rsidR="00000000" w:rsidRPr="00000000">
              <w:rPr>
                <w:b w:val="1"/>
                <w:color w:val="000000"/>
                <w:sz w:val="16"/>
                <w:szCs w:val="16"/>
                <w:rtl w:val="0"/>
              </w:rPr>
              <w:t xml:space="preserve">What was the hypothesis?</w:t>
            </w:r>
            <w:r w:rsidDel="00000000" w:rsidR="00000000" w:rsidRPr="00000000">
              <w:rPr>
                <w:rtl w:val="0"/>
              </w:rPr>
            </w:r>
          </w:p>
        </w:tc>
        <w:tc>
          <w:tcPr>
            <w:gridSpan w:val="6"/>
            <w:tcBorders>
              <w:left w:color="000000" w:space="0" w:sz="0" w:val="nil"/>
              <w:bottom w:color="000000" w:space="0" w:sz="0" w:val="nil"/>
            </w:tcBorders>
            <w:shd w:fill="c4c4cd" w:val="clear"/>
          </w:tcPr>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jc w:val="right"/>
              <w:rPr>
                <w:i w:val="1"/>
                <w:color w:val="000000"/>
                <w:sz w:val="14"/>
                <w:szCs w:val="14"/>
              </w:rPr>
            </w:pPr>
            <w:r w:rsidDel="00000000" w:rsidR="00000000" w:rsidRPr="00000000">
              <w:rPr>
                <w:i w:val="1"/>
                <w:color w:val="000000"/>
                <w:sz w:val="14"/>
                <w:szCs w:val="14"/>
                <w:rtl w:val="0"/>
              </w:rPr>
              <w:t xml:space="preserve">4,000-character limit</w:t>
            </w:r>
          </w:p>
        </w:tc>
      </w:tr>
      <w:tr>
        <w:trPr>
          <w:cantSplit w:val="0"/>
          <w:trHeight w:val="20" w:hRule="atLeast"/>
          <w:tblHeader w:val="0"/>
        </w:trPr>
        <w:tc>
          <w:tcPr>
            <w:gridSpan w:val="11"/>
            <w:tcBorders>
              <w:bottom w:color="000000" w:space="0" w:sz="0" w:val="nil"/>
            </w:tcBorders>
          </w:tcPr>
          <w:p w:rsidR="00000000" w:rsidDel="00000000" w:rsidP="00000000" w:rsidRDefault="00000000" w:rsidRPr="00000000" w14:paraId="00000116">
            <w:pPr>
              <w:rPr/>
            </w:pPr>
            <w:r w:rsidDel="00000000" w:rsidR="00000000" w:rsidRPr="00000000">
              <w:rPr>
                <w:highlight w:val="yellow"/>
                <w:rtl w:val="0"/>
              </w:rPr>
              <w:t xml:space="preserve">The ability to reliably quantify skill levels and skill development presents a major area of technical uncertainty across the education technology industry.</w:t>
            </w:r>
            <w:r w:rsidDel="00000000" w:rsidR="00000000" w:rsidRPr="00000000">
              <w:rPr>
                <w:rtl w:val="0"/>
              </w:rPr>
              <w:t xml:space="preserve"> Practera is undertaking research into extending the analytic capability of its experiential learning platform through new machine learning (ML) techniques and methods for data mining. These new ML solutions aim to facilitate robust, real-time learning analytics (LA) to accurately predict learning outcomes and trigger personalised learning interventions that no other LA platform possess.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Work to date on this activity has focused on: </w:t>
            </w:r>
          </w:p>
          <w:p w:rsidR="00000000" w:rsidDel="00000000" w:rsidP="00000000" w:rsidRDefault="00000000" w:rsidRPr="00000000" w14:paraId="00000119">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spacing w:after="0" w:before="60" w:line="240" w:lineRule="auto"/>
              <w:ind w:left="366"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Development of a novel method using temporal motifs and dynamic social network analysis (SNA) to understand team cohesion.</w:t>
            </w:r>
          </w:p>
          <w:p w:rsidR="00000000" w:rsidDel="00000000" w:rsidP="00000000" w:rsidRDefault="00000000" w:rsidRPr="00000000" w14:paraId="0000011A">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spacing w:after="0" w:before="0" w:line="240" w:lineRule="auto"/>
              <w:ind w:left="366"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Development of a new unsupervised machine learning methodology, that blends measurement science and ML methods, to identify students’ learning strategies from complex datasets. </w:t>
            </w:r>
          </w:p>
          <w:p w:rsidR="00000000" w:rsidDel="00000000" w:rsidP="00000000" w:rsidRDefault="00000000" w:rsidRPr="00000000" w14:paraId="0000011B">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spacing w:after="60" w:before="0" w:line="240" w:lineRule="auto"/>
              <w:ind w:left="366"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Development of a novel tool to provide early warning of students at risk of failing based on learning platform engagement.</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Following initial development of the learning analytics (LA) tools above, work in FY23 focused on integrating and trialling the tools developed into the LA toolbox</w:t>
            </w:r>
            <w:r w:rsidDel="00000000" w:rsidR="00000000" w:rsidRPr="00000000">
              <w:rPr>
                <w:highlight w:val="yellow"/>
                <w:rtl w:val="0"/>
              </w:rPr>
              <w:t xml:space="preserve"> and incorporating novel privacy preserving analytics previously developed as part of a CRC-P project</w:t>
            </w:r>
            <w:r w:rsidDel="00000000" w:rsidR="00000000" w:rsidRPr="00000000">
              <w:rPr>
                <w:rtl w:val="0"/>
              </w:rPr>
              <w:t xml:space="preserve">. Collection of data, feedback from students and monitoring of student engagement has continued and is required to inform further technology development and refinement. </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highlight w:val="yellow"/>
              </w:rPr>
            </w:pPr>
            <w:r w:rsidDel="00000000" w:rsidR="00000000" w:rsidRPr="00000000">
              <w:rPr>
                <w:highlight w:val="yellow"/>
                <w:rtl w:val="0"/>
              </w:rPr>
              <w:t xml:space="preserve">Experiential learning programs generate vast amounts of heterogenous data as a result of diverse program structures, assessment types and skill taxonomies. This presents significant technical barriers to creating consistent, comparable skill development measures across the different learning experiences. Significant technical uncertainty remains in relation to achieving meaningful and accurate comparison of skills development. </w:t>
            </w:r>
          </w:p>
          <w:p w:rsidR="00000000" w:rsidDel="00000000" w:rsidP="00000000" w:rsidRDefault="00000000" w:rsidRPr="00000000" w14:paraId="00000120">
            <w:pPr>
              <w:rPr>
                <w:highlight w:val="yellow"/>
              </w:rPr>
            </w:pPr>
            <w:r w:rsidDel="00000000" w:rsidR="00000000" w:rsidRPr="00000000">
              <w:rPr>
                <w:rtl w:val="0"/>
              </w:rPr>
            </w:r>
          </w:p>
          <w:p w:rsidR="00000000" w:rsidDel="00000000" w:rsidP="00000000" w:rsidRDefault="00000000" w:rsidRPr="00000000" w14:paraId="00000121">
            <w:pPr>
              <w:rPr>
                <w:highlight w:val="yellow"/>
              </w:rPr>
            </w:pPr>
            <w:r w:rsidDel="00000000" w:rsidR="00000000" w:rsidRPr="00000000">
              <w:rPr>
                <w:highlight w:val="yellow"/>
                <w:rtl w:val="0"/>
              </w:rPr>
              <w:t xml:space="preserve">Practera hypothesises that a novel approach to data normalisation and comparison, incorporating domain-specific adaptations to machine learning techniques, will enable meaningful cross-program skill development comparisons with sufficient accuracy to detect statistically significant differences in quantified skill matrices across different experiential learning program designs.</w:t>
            </w:r>
          </w:p>
          <w:p w:rsidR="00000000" w:rsidDel="00000000" w:rsidP="00000000" w:rsidRDefault="00000000" w:rsidRPr="00000000" w14:paraId="00000122">
            <w:pPr>
              <w:rPr>
                <w:highlight w:val="yellow"/>
              </w:rPr>
            </w:pPr>
            <w:r w:rsidDel="00000000" w:rsidR="00000000" w:rsidRPr="00000000">
              <w:rPr>
                <w:rtl w:val="0"/>
              </w:rPr>
            </w:r>
          </w:p>
          <w:p w:rsidR="00000000" w:rsidDel="00000000" w:rsidP="00000000" w:rsidRDefault="00000000" w:rsidRPr="00000000" w14:paraId="00000123">
            <w:pPr>
              <w:rPr>
                <w:highlight w:val="yellow"/>
              </w:rPr>
            </w:pPr>
            <w:r w:rsidDel="00000000" w:rsidR="00000000" w:rsidRPr="00000000">
              <w:rPr>
                <w:highlight w:val="yellow"/>
                <w:rtl w:val="0"/>
              </w:rPr>
              <w:t xml:space="preserve">Work in FY24 also focused on:</w:t>
            </w:r>
          </w:p>
          <w:p w:rsidR="00000000" w:rsidDel="00000000" w:rsidP="00000000" w:rsidRDefault="00000000" w:rsidRPr="00000000" w14:paraId="0000012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60" w:line="240" w:lineRule="auto"/>
              <w:ind w:left="720" w:right="0" w:hanging="360"/>
              <w:jc w:val="left"/>
              <w:rPr>
                <w:b w:val="0"/>
                <w:i w:val="0"/>
                <w:smallCaps w:val="0"/>
                <w:strike w:val="0"/>
                <w:color w:val="000000"/>
                <w:sz w:val="20"/>
                <w:szCs w:val="20"/>
                <w:highlight w:val="yellow"/>
                <w:u w:val="none"/>
                <w:vertAlign w:val="baseline"/>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Developing novel methods to normalise data collected (skill development measurements) from different experiential learning programs; and</w:t>
            </w:r>
          </w:p>
          <w:p w:rsidR="00000000" w:rsidDel="00000000" w:rsidP="00000000" w:rsidRDefault="00000000" w:rsidRPr="00000000" w14:paraId="0000012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b w:val="0"/>
                <w:i w:val="0"/>
                <w:smallCaps w:val="0"/>
                <w:strike w:val="0"/>
                <w:color w:val="000000"/>
                <w:sz w:val="20"/>
                <w:szCs w:val="20"/>
                <w:highlight w:val="yellow"/>
                <w:u w:val="none"/>
                <w:vertAlign w:val="baseline"/>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Development of a new ML enabled comparison tool for cross-program skill development comparisons.</w:t>
            </w:r>
          </w:p>
          <w:p w:rsidR="00000000" w:rsidDel="00000000" w:rsidP="00000000" w:rsidRDefault="00000000" w:rsidRPr="00000000" w14:paraId="00000126">
            <w:pPr>
              <w:rPr>
                <w:highlight w:val="yellow"/>
              </w:rPr>
            </w:pPr>
            <w:r w:rsidDel="00000000" w:rsidR="00000000" w:rsidRPr="00000000">
              <w:rPr>
                <w:rtl w:val="0"/>
              </w:rPr>
            </w:r>
          </w:p>
          <w:p w:rsidR="00000000" w:rsidDel="00000000" w:rsidP="00000000" w:rsidRDefault="00000000" w:rsidRPr="00000000" w14:paraId="00000127">
            <w:pPr>
              <w:rPr/>
            </w:pPr>
            <w:r w:rsidDel="00000000" w:rsidR="00000000" w:rsidRPr="00000000">
              <w:rPr>
                <w:highlight w:val="yellow"/>
                <w:rtl w:val="0"/>
              </w:rPr>
              <w:t xml:space="preserve">The complexities and technical uncertainties associated with capturing and measuring of competencies mean that successful development of a novel data normalisation and comparison technique may not be possible or result in different conclusions being drawn when comparing different learning program designs.</w:t>
            </w:r>
            <w:r w:rsidDel="00000000" w:rsidR="00000000" w:rsidRPr="00000000">
              <w:rPr>
                <w:rtl w:val="0"/>
              </w:rPr>
              <w:t xml:space="preserve"> </w:t>
            </w:r>
          </w:p>
          <w:p w:rsidR="00000000" w:rsidDel="00000000" w:rsidP="00000000" w:rsidRDefault="00000000" w:rsidRPr="00000000" w14:paraId="00000128">
            <w:pPr>
              <w:rPr/>
            </w:pPr>
            <w:r w:rsidDel="00000000" w:rsidR="00000000" w:rsidRPr="00000000">
              <w:rPr>
                <w:rtl w:val="0"/>
              </w:rPr>
            </w:r>
          </w:p>
        </w:tc>
      </w:tr>
      <w:tr>
        <w:trPr>
          <w:cantSplit w:val="0"/>
          <w:trHeight w:val="20" w:hRule="atLeast"/>
          <w:tblHeader w:val="0"/>
        </w:trPr>
        <w:tc>
          <w:tcPr>
            <w:gridSpan w:val="9"/>
            <w:tcBorders>
              <w:top w:color="747480" w:space="0" w:sz="4" w:val="single"/>
              <w:left w:color="747480" w:space="0" w:sz="4" w:val="single"/>
              <w:bottom w:color="747480" w:space="0" w:sz="4" w:val="single"/>
              <w:right w:color="747480" w:space="0" w:sz="4" w:val="single"/>
            </w:tcBorders>
            <w:shd w:fill="c4c4cd" w:val="clear"/>
            <w:vAlign w:val="center"/>
          </w:tcPr>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rPr>
                <w:b w:val="1"/>
                <w:color w:val="000000"/>
                <w:sz w:val="16"/>
                <w:szCs w:val="16"/>
              </w:rPr>
            </w:pPr>
            <w:r w:rsidDel="00000000" w:rsidR="00000000" w:rsidRPr="00000000">
              <w:rPr>
                <w:b w:val="1"/>
                <w:color w:val="000000"/>
                <w:sz w:val="16"/>
                <w:szCs w:val="16"/>
                <w:rtl w:val="0"/>
              </w:rPr>
              <w:t xml:space="preserve">Did you conduct this core activity for a substantial purpose of generating new knowledge?</w:t>
            </w:r>
          </w:p>
        </w:tc>
        <w:tc>
          <w:tcPr>
            <w:gridSpan w:val="2"/>
            <w:tcBorders>
              <w:top w:color="747480" w:space="0" w:sz="4" w:val="single"/>
              <w:left w:color="747480" w:space="0" w:sz="4" w:val="single"/>
              <w:bottom w:color="747480" w:space="0" w:sz="4" w:val="single"/>
              <w:right w:color="747480" w:space="0" w:sz="4" w:val="single"/>
            </w:tcBorders>
            <w:shd w:fill="auto" w:val="clear"/>
            <w:vAlign w:val="center"/>
          </w:tcPr>
          <w:p w:rsidR="00000000" w:rsidDel="00000000" w:rsidP="00000000" w:rsidRDefault="00000000" w:rsidRPr="00000000" w14:paraId="0000013C">
            <w:pPr>
              <w:jc w:val="center"/>
              <w:rPr/>
            </w:pPr>
            <w:r w:rsidDel="00000000" w:rsidR="00000000" w:rsidRPr="00000000">
              <w:rPr>
                <w:rtl w:val="0"/>
              </w:rPr>
              <w:t xml:space="preserve">Yes</w:t>
            </w:r>
          </w:p>
        </w:tc>
      </w:tr>
      <w:tr>
        <w:trPr>
          <w:cantSplit w:val="0"/>
          <w:trHeight w:val="20" w:hRule="atLeast"/>
          <w:tblHeader w:val="0"/>
        </w:trPr>
        <w:tc>
          <w:tcPr>
            <w:gridSpan w:val="5"/>
            <w:tcBorders>
              <w:bottom w:color="000000" w:space="0" w:sz="0" w:val="nil"/>
              <w:right w:color="000000" w:space="0" w:sz="0" w:val="nil"/>
            </w:tcBorders>
            <w:shd w:fill="c4c4cd" w:val="clear"/>
            <w:vAlign w:val="bottom"/>
          </w:tcPr>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rPr>
                <w:b w:val="1"/>
                <w:color w:val="000000"/>
                <w:sz w:val="16"/>
                <w:szCs w:val="16"/>
              </w:rPr>
            </w:pPr>
            <w:r w:rsidDel="00000000" w:rsidR="00000000" w:rsidRPr="00000000">
              <w:rPr>
                <w:b w:val="1"/>
                <w:color w:val="000000"/>
                <w:sz w:val="16"/>
                <w:szCs w:val="16"/>
                <w:rtl w:val="0"/>
              </w:rPr>
              <w:t xml:space="preserve">What new knowledge was this core activity intended to produce?</w:t>
            </w:r>
          </w:p>
        </w:tc>
        <w:tc>
          <w:tcPr>
            <w:gridSpan w:val="6"/>
            <w:tcBorders>
              <w:left w:color="000000" w:space="0" w:sz="0" w:val="nil"/>
              <w:bottom w:color="000000" w:space="0" w:sz="0" w:val="nil"/>
            </w:tcBorders>
            <w:shd w:fill="c4c4cd" w:val="clear"/>
          </w:tcPr>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jc w:val="right"/>
              <w:rPr>
                <w:i w:val="1"/>
                <w:color w:val="000000"/>
                <w:sz w:val="14"/>
                <w:szCs w:val="14"/>
              </w:rPr>
            </w:pPr>
            <w:r w:rsidDel="00000000" w:rsidR="00000000" w:rsidRPr="00000000">
              <w:rPr>
                <w:i w:val="1"/>
                <w:color w:val="000000"/>
                <w:sz w:val="14"/>
                <w:szCs w:val="14"/>
                <w:rtl w:val="0"/>
              </w:rPr>
              <w:t xml:space="preserve">1,000-character limit</w:t>
            </w:r>
          </w:p>
        </w:tc>
      </w:tr>
      <w:tr>
        <w:trPr>
          <w:cantSplit w:val="0"/>
          <w:trHeight w:val="20" w:hRule="atLeast"/>
          <w:tblHeader w:val="0"/>
        </w:trPr>
        <w:tc>
          <w:tcPr>
            <w:gridSpan w:val="11"/>
            <w:tcBorders>
              <w:bottom w:color="000000" w:space="0" w:sz="0" w:val="nil"/>
            </w:tcBorders>
          </w:tcPr>
          <w:p w:rsidR="00000000" w:rsidDel="00000000" w:rsidP="00000000" w:rsidRDefault="00000000" w:rsidRPr="00000000" w14:paraId="00000149">
            <w:pPr>
              <w:widowControl w:val="1"/>
              <w:spacing w:after="0" w:before="0" w:lineRule="auto"/>
              <w:jc w:val="both"/>
              <w:rPr>
                <w:color w:val="0e101a"/>
              </w:rPr>
            </w:pPr>
            <w:r w:rsidDel="00000000" w:rsidR="00000000" w:rsidRPr="00000000">
              <w:rPr>
                <w:color w:val="0e101a"/>
                <w:rtl w:val="0"/>
              </w:rPr>
              <w:t xml:space="preserve">New knowledge </w:t>
            </w:r>
            <w:r w:rsidDel="00000000" w:rsidR="00000000" w:rsidRPr="00000000">
              <w:rPr>
                <w:color w:val="0e101a"/>
                <w:highlight w:val="yellow"/>
                <w:rtl w:val="0"/>
              </w:rPr>
              <w:t xml:space="preserve">intended to be</w:t>
            </w:r>
            <w:r w:rsidDel="00000000" w:rsidR="00000000" w:rsidRPr="00000000">
              <w:rPr>
                <w:color w:val="0e101a"/>
                <w:rtl w:val="0"/>
              </w:rPr>
              <w:t xml:space="preserve"> produced includes:</w:t>
            </w:r>
          </w:p>
          <w:p w:rsidR="00000000" w:rsidDel="00000000" w:rsidP="00000000" w:rsidRDefault="00000000" w:rsidRPr="00000000" w14:paraId="0000014A">
            <w:pPr>
              <w:widowControl w:val="1"/>
              <w:spacing w:after="0" w:before="0" w:lineRule="auto"/>
              <w:jc w:val="both"/>
              <w:rPr>
                <w:color w:val="0e101a"/>
                <w:u w:val="single"/>
              </w:rPr>
            </w:pPr>
            <w:r w:rsidDel="00000000" w:rsidR="00000000" w:rsidRPr="00000000">
              <w:rPr>
                <w:color w:val="0e101a"/>
                <w:u w:val="single"/>
                <w:rtl w:val="0"/>
              </w:rPr>
              <w:t xml:space="preserve">Prior work:</w:t>
            </w:r>
          </w:p>
          <w:p w:rsidR="00000000" w:rsidDel="00000000" w:rsidP="00000000" w:rsidRDefault="00000000" w:rsidRPr="00000000" w14:paraId="0000014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e101a"/>
                <w:sz w:val="20"/>
                <w:szCs w:val="20"/>
                <w:u w:val="none"/>
                <w:shd w:fill="auto" w:val="clear"/>
                <w:vertAlign w:val="baseline"/>
              </w:rPr>
            </w:pPr>
            <w:r w:rsidDel="00000000" w:rsidR="00000000" w:rsidRPr="00000000">
              <w:rPr>
                <w:rFonts w:ascii="Arial" w:cs="Arial" w:eastAsia="Arial" w:hAnsi="Arial"/>
                <w:b w:val="0"/>
                <w:i w:val="0"/>
                <w:smallCaps w:val="0"/>
                <w:strike w:val="0"/>
                <w:color w:val="0e101a"/>
                <w:sz w:val="20"/>
                <w:szCs w:val="20"/>
                <w:u w:val="none"/>
                <w:shd w:fill="auto" w:val="clear"/>
                <w:vertAlign w:val="baseline"/>
                <w:rtl w:val="0"/>
              </w:rPr>
              <w:t xml:space="preserve">A new three-step methodology that blends measurement science and unsupervised ML methods to identify the different learning strategies adopted by learners.</w:t>
            </w:r>
          </w:p>
          <w:p w:rsidR="00000000" w:rsidDel="00000000" w:rsidP="00000000" w:rsidRDefault="00000000" w:rsidRPr="00000000" w14:paraId="0000014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e101a"/>
                <w:sz w:val="20"/>
                <w:szCs w:val="20"/>
                <w:u w:val="none"/>
                <w:shd w:fill="auto" w:val="clear"/>
                <w:vertAlign w:val="baseline"/>
              </w:rPr>
            </w:pPr>
            <w:r w:rsidDel="00000000" w:rsidR="00000000" w:rsidRPr="00000000">
              <w:rPr>
                <w:rFonts w:ascii="Arial" w:cs="Arial" w:eastAsia="Arial" w:hAnsi="Arial"/>
                <w:b w:val="0"/>
                <w:i w:val="0"/>
                <w:smallCaps w:val="0"/>
                <w:strike w:val="0"/>
                <w:color w:val="0e101a"/>
                <w:sz w:val="20"/>
                <w:szCs w:val="20"/>
                <w:u w:val="none"/>
                <w:shd w:fill="auto" w:val="clear"/>
                <w:vertAlign w:val="baseline"/>
                <w:rtl w:val="0"/>
              </w:rPr>
              <w:t xml:space="preserve">A novel approach using temporal motifs and SNA to measure team cohesion emergence from collaboration datasets.</w:t>
            </w:r>
          </w:p>
          <w:p w:rsidR="00000000" w:rsidDel="00000000" w:rsidP="00000000" w:rsidRDefault="00000000" w:rsidRPr="00000000" w14:paraId="0000014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e101a"/>
                <w:sz w:val="20"/>
                <w:szCs w:val="20"/>
                <w:u w:val="none"/>
                <w:shd w:fill="auto" w:val="clear"/>
                <w:vertAlign w:val="baseline"/>
              </w:rPr>
            </w:pPr>
            <w:r w:rsidDel="00000000" w:rsidR="00000000" w:rsidRPr="00000000">
              <w:rPr>
                <w:rFonts w:ascii="Arial" w:cs="Arial" w:eastAsia="Arial" w:hAnsi="Arial"/>
                <w:b w:val="0"/>
                <w:i w:val="0"/>
                <w:smallCaps w:val="0"/>
                <w:strike w:val="0"/>
                <w:color w:val="0e101a"/>
                <w:sz w:val="20"/>
                <w:szCs w:val="20"/>
                <w:u w:val="none"/>
                <w:shd w:fill="auto" w:val="clear"/>
                <w:vertAlign w:val="baseline"/>
                <w:rtl w:val="0"/>
              </w:rPr>
              <w:t xml:space="preserve">A novel computational methodology to detect patterns in complex data from which different learning strategies adopted by learners can be inferred.</w:t>
            </w:r>
          </w:p>
          <w:p w:rsidR="00000000" w:rsidDel="00000000" w:rsidP="00000000" w:rsidRDefault="00000000" w:rsidRPr="00000000" w14:paraId="0000014E">
            <w:pPr>
              <w:widowControl w:val="1"/>
              <w:spacing w:after="0" w:before="0" w:lineRule="auto"/>
              <w:ind w:left="360" w:firstLine="0"/>
              <w:jc w:val="both"/>
              <w:rPr>
                <w:color w:val="0e101a"/>
                <w:highlight w:val="yellow"/>
                <w:u w:val="single"/>
              </w:rPr>
            </w:pPr>
            <w:r w:rsidDel="00000000" w:rsidR="00000000" w:rsidRPr="00000000">
              <w:rPr>
                <w:rtl w:val="0"/>
              </w:rPr>
            </w:r>
          </w:p>
          <w:p w:rsidR="00000000" w:rsidDel="00000000" w:rsidP="00000000" w:rsidRDefault="00000000" w:rsidRPr="00000000" w14:paraId="0000014F">
            <w:pPr>
              <w:widowControl w:val="1"/>
              <w:spacing w:after="0" w:before="0" w:lineRule="auto"/>
              <w:jc w:val="both"/>
              <w:rPr>
                <w:color w:val="0e101a"/>
                <w:u w:val="single"/>
              </w:rPr>
            </w:pPr>
            <w:r w:rsidDel="00000000" w:rsidR="00000000" w:rsidRPr="00000000">
              <w:rPr>
                <w:color w:val="0e101a"/>
                <w:u w:val="single"/>
                <w:rtl w:val="0"/>
              </w:rPr>
              <w:t xml:space="preserve">FY24:</w:t>
            </w:r>
          </w:p>
          <w:p w:rsidR="00000000" w:rsidDel="00000000" w:rsidP="00000000" w:rsidRDefault="00000000" w:rsidRPr="00000000" w14:paraId="0000015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e101a"/>
                <w:sz w:val="20"/>
                <w:szCs w:val="20"/>
                <w:highlight w:val="yellow"/>
                <w:u w:val="none"/>
                <w:vertAlign w:val="baseline"/>
              </w:rPr>
            </w:pPr>
            <w:r w:rsidDel="00000000" w:rsidR="00000000" w:rsidRPr="00000000">
              <w:rPr>
                <w:rFonts w:ascii="Arial" w:cs="Arial" w:eastAsia="Arial" w:hAnsi="Arial"/>
                <w:b w:val="0"/>
                <w:i w:val="0"/>
                <w:smallCaps w:val="0"/>
                <w:strike w:val="0"/>
                <w:color w:val="0e101a"/>
                <w:sz w:val="20"/>
                <w:szCs w:val="20"/>
                <w:highlight w:val="yellow"/>
                <w:u w:val="none"/>
                <w:vertAlign w:val="baseline"/>
                <w:rtl w:val="0"/>
              </w:rPr>
              <w:t xml:space="preserve">A new methodological technique for comparing heterogenous experiential learning programs.</w:t>
            </w:r>
          </w:p>
          <w:p w:rsidR="00000000" w:rsidDel="00000000" w:rsidP="00000000" w:rsidRDefault="00000000" w:rsidRPr="00000000" w14:paraId="0000015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e101a"/>
                <w:sz w:val="20"/>
                <w:szCs w:val="20"/>
                <w:highlight w:val="yellow"/>
                <w:u w:val="none"/>
                <w:vertAlign w:val="baseline"/>
              </w:rPr>
            </w:pPr>
            <w:r w:rsidDel="00000000" w:rsidR="00000000" w:rsidRPr="00000000">
              <w:rPr>
                <w:rFonts w:ascii="Arial" w:cs="Arial" w:eastAsia="Arial" w:hAnsi="Arial"/>
                <w:b w:val="0"/>
                <w:i w:val="0"/>
                <w:smallCaps w:val="0"/>
                <w:strike w:val="0"/>
                <w:color w:val="0e101a"/>
                <w:sz w:val="20"/>
                <w:szCs w:val="20"/>
                <w:highlight w:val="yellow"/>
                <w:u w:val="none"/>
                <w:vertAlign w:val="baseline"/>
                <w:rtl w:val="0"/>
              </w:rPr>
              <w:t xml:space="preserve">Novel data transformation techniques specific to experiential learning analytics.</w:t>
            </w:r>
          </w:p>
          <w:p w:rsidR="00000000" w:rsidDel="00000000" w:rsidP="00000000" w:rsidRDefault="00000000" w:rsidRPr="00000000" w14:paraId="0000015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e101a"/>
                <w:sz w:val="20"/>
                <w:szCs w:val="20"/>
                <w:highlight w:val="yellow"/>
                <w:u w:val="none"/>
                <w:vertAlign w:val="baseline"/>
                <w:rtl w:val="0"/>
              </w:rPr>
              <w:t xml:space="preserve">Understanding the limitations and requirements to cross-program skills development measurements</w:t>
            </w:r>
            <w:r w:rsidDel="00000000" w:rsidR="00000000" w:rsidRPr="00000000">
              <w:rPr>
                <w:rFonts w:ascii="Arial" w:cs="Arial" w:eastAsia="Arial" w:hAnsi="Arial"/>
                <w:b w:val="0"/>
                <w:i w:val="0"/>
                <w:smallCaps w:val="0"/>
                <w:strike w:val="0"/>
                <w:color w:val="0e101a"/>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53">
            <w:pPr>
              <w:widowControl w:val="1"/>
              <w:spacing w:after="0" w:before="0" w:lineRule="auto"/>
              <w:ind w:left="360" w:firstLine="0"/>
              <w:jc w:val="both"/>
              <w:rPr>
                <w:color w:val="000000"/>
              </w:rPr>
            </w:pPr>
            <w:r w:rsidDel="00000000" w:rsidR="00000000" w:rsidRPr="00000000">
              <w:rPr>
                <w:rtl w:val="0"/>
              </w:rPr>
            </w:r>
          </w:p>
        </w:tc>
      </w:tr>
      <w:tr>
        <w:trPr>
          <w:cantSplit w:val="0"/>
          <w:trHeight w:val="20" w:hRule="atLeast"/>
          <w:tblHeader w:val="0"/>
        </w:trPr>
        <w:tc>
          <w:tcPr>
            <w:gridSpan w:val="11"/>
            <w:tcBorders>
              <w:top w:color="7f7e82" w:space="0" w:sz="4" w:val="single"/>
              <w:left w:color="7f7e82" w:space="0" w:sz="4" w:val="single"/>
              <w:bottom w:color="7f7e82" w:space="0" w:sz="4" w:val="single"/>
              <w:right w:color="7f7e82" w:space="0" w:sz="4" w:val="single"/>
            </w:tcBorders>
            <w:shd w:fill="c4c4cd" w:val="clear"/>
            <w:vAlign w:val="bottom"/>
          </w:tcPr>
          <w:p w:rsidR="00000000" w:rsidDel="00000000" w:rsidP="00000000" w:rsidRDefault="00000000" w:rsidRPr="00000000" w14:paraId="0000015E">
            <w:pPr>
              <w:keepNext w:val="1"/>
              <w:widowControl w:val="1"/>
              <w:pBdr>
                <w:top w:space="0" w:sz="0" w:val="nil"/>
                <w:left w:space="0" w:sz="0" w:val="nil"/>
                <w:bottom w:space="0" w:sz="0" w:val="nil"/>
                <w:right w:space="0" w:sz="0" w:val="nil"/>
                <w:between w:space="0" w:sz="0" w:val="nil"/>
              </w:pBdr>
              <w:rPr>
                <w:b w:val="1"/>
                <w:color w:val="000000"/>
                <w:sz w:val="16"/>
                <w:szCs w:val="16"/>
              </w:rPr>
            </w:pPr>
            <w:r w:rsidDel="00000000" w:rsidR="00000000" w:rsidRPr="00000000">
              <w:rPr>
                <w:b w:val="1"/>
                <w:color w:val="000000"/>
                <w:sz w:val="16"/>
                <w:szCs w:val="16"/>
                <w:rtl w:val="0"/>
              </w:rPr>
              <w:t xml:space="preserve">How did the company determine that the outcome could not be known in advance?</w:t>
            </w:r>
          </w:p>
        </w:tc>
      </w:tr>
      <w:tr>
        <w:trPr>
          <w:cantSplit w:val="0"/>
          <w:trHeight w:val="20" w:hRule="atLeast"/>
          <w:tblHeader w:val="0"/>
        </w:trPr>
        <w:tc>
          <w:tcPr>
            <w:vAlign w:val="center"/>
          </w:tcPr>
          <w:p w:rsidR="00000000" w:rsidDel="00000000" w:rsidP="00000000" w:rsidRDefault="00000000" w:rsidRPr="00000000" w14:paraId="00000169">
            <w:pPr>
              <w:jc w:val="center"/>
              <w:rPr/>
            </w:pPr>
            <w:r w:rsidDel="00000000" w:rsidR="00000000" w:rsidRPr="00000000">
              <w:rPr>
                <w:rFonts w:ascii="MS Gothic" w:cs="MS Gothic" w:eastAsia="MS Gothic" w:hAnsi="MS Gothic"/>
                <w:rtl w:val="0"/>
              </w:rPr>
              <w:t xml:space="preserve">☑</w:t>
            </w:r>
            <w:r w:rsidDel="00000000" w:rsidR="00000000" w:rsidRPr="00000000">
              <w:rPr>
                <w:rtl w:val="0"/>
              </w:rPr>
            </w:r>
          </w:p>
        </w:tc>
        <w:tc>
          <w:tcPr>
            <w:gridSpan w:val="10"/>
            <w:tcBorders>
              <w:bottom w:color="7f7e82" w:space="0" w:sz="4" w:val="single"/>
            </w:tcBorders>
            <w:shd w:fill="c4c4cd" w:val="clear"/>
            <w:vAlign w:val="center"/>
          </w:tcPr>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rPr>
                <w:b w:val="1"/>
                <w:color w:val="000000"/>
                <w:sz w:val="16"/>
                <w:szCs w:val="16"/>
              </w:rPr>
            </w:pPr>
            <w:r w:rsidDel="00000000" w:rsidR="00000000" w:rsidRPr="00000000">
              <w:rPr>
                <w:b w:val="1"/>
                <w:color w:val="000000"/>
                <w:sz w:val="16"/>
                <w:szCs w:val="16"/>
                <w:rtl w:val="0"/>
              </w:rPr>
              <w:t xml:space="preserve">There was no applicable information in scientific, technical, or professional literature or patents</w:t>
            </w:r>
          </w:p>
        </w:tc>
      </w:tr>
      <w:tr>
        <w:trPr>
          <w:cantSplit w:val="0"/>
          <w:trHeight w:val="20" w:hRule="atLeast"/>
          <w:tblHeader w:val="0"/>
        </w:trPr>
        <w:tc>
          <w:tcPr>
            <w:vAlign w:val="center"/>
          </w:tcPr>
          <w:p w:rsidR="00000000" w:rsidDel="00000000" w:rsidP="00000000" w:rsidRDefault="00000000" w:rsidRPr="00000000" w14:paraId="00000174">
            <w:pPr>
              <w:jc w:val="center"/>
              <w:rPr/>
            </w:pPr>
            <w:r w:rsidDel="00000000" w:rsidR="00000000" w:rsidRPr="00000000">
              <w:rPr>
                <w:rFonts w:ascii="MS Gothic" w:cs="MS Gothic" w:eastAsia="MS Gothic" w:hAnsi="MS Gothic"/>
                <w:rtl w:val="0"/>
              </w:rPr>
              <w:t xml:space="preserve">☑</w:t>
            </w:r>
            <w:r w:rsidDel="00000000" w:rsidR="00000000" w:rsidRPr="00000000">
              <w:rPr>
                <w:rtl w:val="0"/>
              </w:rPr>
            </w:r>
          </w:p>
        </w:tc>
        <w:tc>
          <w:tcPr>
            <w:gridSpan w:val="10"/>
            <w:tcBorders>
              <w:bottom w:color="7f7e82" w:space="0" w:sz="4" w:val="single"/>
            </w:tcBorders>
            <w:shd w:fill="c4c4cd" w:val="clear"/>
            <w:vAlign w:val="center"/>
          </w:tcPr>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rPr>
                <w:b w:val="1"/>
                <w:color w:val="000000"/>
                <w:sz w:val="16"/>
                <w:szCs w:val="16"/>
              </w:rPr>
            </w:pPr>
            <w:r w:rsidDel="00000000" w:rsidR="00000000" w:rsidRPr="00000000">
              <w:rPr>
                <w:b w:val="1"/>
                <w:color w:val="000000"/>
                <w:sz w:val="16"/>
                <w:szCs w:val="16"/>
                <w:rtl w:val="0"/>
              </w:rPr>
              <w:t xml:space="preserve">Experts in the field provided advice that there wasn't a solution that could be applied</w:t>
            </w:r>
          </w:p>
        </w:tc>
      </w:tr>
      <w:tr>
        <w:trPr>
          <w:cantSplit w:val="0"/>
          <w:trHeight w:val="20" w:hRule="atLeast"/>
          <w:tblHeader w:val="0"/>
        </w:trPr>
        <w:tc>
          <w:tcPr>
            <w:vAlign w:val="center"/>
          </w:tcPr>
          <w:p w:rsidR="00000000" w:rsidDel="00000000" w:rsidP="00000000" w:rsidRDefault="00000000" w:rsidRPr="00000000" w14:paraId="0000017F">
            <w:pPr>
              <w:jc w:val="center"/>
              <w:rPr/>
            </w:pPr>
            <w:r w:rsidDel="00000000" w:rsidR="00000000" w:rsidRPr="00000000">
              <w:rPr>
                <w:rFonts w:ascii="MS Gothic" w:cs="MS Gothic" w:eastAsia="MS Gothic" w:hAnsi="MS Gothic"/>
                <w:rtl w:val="0"/>
              </w:rPr>
              <w:t xml:space="preserve">☑</w:t>
            </w:r>
            <w:r w:rsidDel="00000000" w:rsidR="00000000" w:rsidRPr="00000000">
              <w:rPr>
                <w:rtl w:val="0"/>
              </w:rPr>
            </w:r>
          </w:p>
        </w:tc>
        <w:tc>
          <w:tcPr>
            <w:gridSpan w:val="10"/>
            <w:tcBorders>
              <w:bottom w:color="7f7e82" w:space="0" w:sz="4" w:val="single"/>
            </w:tcBorders>
            <w:shd w:fill="c4c4cd" w:val="clear"/>
            <w:vAlign w:val="center"/>
          </w:tcPr>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rPr>
                <w:b w:val="1"/>
                <w:color w:val="000000"/>
                <w:sz w:val="16"/>
                <w:szCs w:val="16"/>
              </w:rPr>
            </w:pPr>
            <w:r w:rsidDel="00000000" w:rsidR="00000000" w:rsidRPr="00000000">
              <w:rPr>
                <w:b w:val="1"/>
                <w:color w:val="000000"/>
                <w:sz w:val="16"/>
                <w:szCs w:val="16"/>
                <w:rtl w:val="0"/>
              </w:rPr>
              <w:t xml:space="preserve">There wasn’t a way to adapt solutions from other companies in, and out of, Australia</w:t>
            </w:r>
          </w:p>
        </w:tc>
      </w:tr>
      <w:tr>
        <w:trPr>
          <w:cantSplit w:val="0"/>
          <w:trHeight w:val="20" w:hRule="atLeast"/>
          <w:tblHeader w:val="0"/>
        </w:trPr>
        <w:tc>
          <w:tcPr>
            <w:vAlign w:val="center"/>
          </w:tcPr>
          <w:p w:rsidR="00000000" w:rsidDel="00000000" w:rsidP="00000000" w:rsidRDefault="00000000" w:rsidRPr="00000000" w14:paraId="0000018A">
            <w:pPr>
              <w:jc w:val="center"/>
              <w:rPr/>
            </w:pPr>
            <w:r w:rsidDel="00000000" w:rsidR="00000000" w:rsidRPr="00000000">
              <w:rPr>
                <w:rFonts w:ascii="MS Gothic" w:cs="MS Gothic" w:eastAsia="MS Gothic" w:hAnsi="MS Gothic"/>
                <w:rtl w:val="0"/>
              </w:rPr>
              <w:t xml:space="preserve">☑</w:t>
            </w:r>
            <w:r w:rsidDel="00000000" w:rsidR="00000000" w:rsidRPr="00000000">
              <w:rPr>
                <w:rtl w:val="0"/>
              </w:rPr>
            </w:r>
          </w:p>
        </w:tc>
        <w:tc>
          <w:tcPr>
            <w:gridSpan w:val="10"/>
            <w:tcBorders>
              <w:bottom w:color="7f7e82" w:space="0" w:sz="4" w:val="single"/>
            </w:tcBorders>
            <w:shd w:fill="c4c4cd" w:val="clear"/>
            <w:vAlign w:val="center"/>
          </w:tcPr>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rPr>
                <w:b w:val="1"/>
                <w:color w:val="000000"/>
                <w:sz w:val="16"/>
                <w:szCs w:val="16"/>
              </w:rPr>
            </w:pPr>
            <w:r w:rsidDel="00000000" w:rsidR="00000000" w:rsidRPr="00000000">
              <w:rPr>
                <w:b w:val="1"/>
                <w:color w:val="000000"/>
                <w:sz w:val="16"/>
                <w:szCs w:val="16"/>
                <w:rtl w:val="0"/>
              </w:rPr>
              <w:t xml:space="preserve">Other</w:t>
            </w:r>
          </w:p>
        </w:tc>
      </w:tr>
      <w:tr>
        <w:trPr>
          <w:cantSplit w:val="0"/>
          <w:trHeight w:val="20" w:hRule="atLeast"/>
          <w:tblHeader w:val="0"/>
        </w:trPr>
        <w:tc>
          <w:tcPr>
            <w:vMerge w:val="restart"/>
            <w:vAlign w:val="center"/>
          </w:tcPr>
          <w:p w:rsidR="00000000" w:rsidDel="00000000" w:rsidP="00000000" w:rsidRDefault="00000000" w:rsidRPr="00000000" w14:paraId="00000195">
            <w:pPr>
              <w:jc w:val="center"/>
              <w:rPr/>
            </w:pPr>
            <w:r w:rsidDel="00000000" w:rsidR="00000000" w:rsidRPr="00000000">
              <w:rPr>
                <w:rFonts w:ascii="MS Gothic" w:cs="MS Gothic" w:eastAsia="MS Gothic" w:hAnsi="MS Gothic"/>
                <w:rtl w:val="0"/>
              </w:rPr>
              <w:t xml:space="preserve">☐</w:t>
            </w:r>
            <w:r w:rsidDel="00000000" w:rsidR="00000000" w:rsidRPr="00000000">
              <w:rPr>
                <w:rtl w:val="0"/>
              </w:rPr>
            </w:r>
          </w:p>
        </w:tc>
        <w:tc>
          <w:tcPr>
            <w:gridSpan w:val="6"/>
            <w:tcBorders>
              <w:bottom w:color="000000" w:space="0" w:sz="0" w:val="nil"/>
              <w:right w:color="000000" w:space="0" w:sz="0" w:val="nil"/>
            </w:tcBorders>
            <w:shd w:fill="c4c4cd" w:val="clear"/>
            <w:vAlign w:val="center"/>
          </w:tcPr>
          <w:p w:rsidR="00000000" w:rsidDel="00000000" w:rsidP="00000000" w:rsidRDefault="00000000" w:rsidRPr="00000000" w14:paraId="00000196">
            <w:pPr>
              <w:keepNext w:val="1"/>
              <w:widowControl w:val="1"/>
              <w:pBdr>
                <w:top w:space="0" w:sz="0" w:val="nil"/>
                <w:left w:space="0" w:sz="0" w:val="nil"/>
                <w:bottom w:space="0" w:sz="0" w:val="nil"/>
                <w:right w:space="0" w:sz="0" w:val="nil"/>
                <w:between w:space="0" w:sz="0" w:val="nil"/>
              </w:pBdr>
              <w:rPr>
                <w:b w:val="1"/>
                <w:color w:val="000000"/>
                <w:sz w:val="16"/>
                <w:szCs w:val="16"/>
              </w:rPr>
            </w:pPr>
            <w:r w:rsidDel="00000000" w:rsidR="00000000" w:rsidRPr="00000000">
              <w:rPr>
                <w:b w:val="1"/>
                <w:color w:val="000000"/>
                <w:sz w:val="16"/>
                <w:szCs w:val="16"/>
                <w:rtl w:val="0"/>
              </w:rPr>
              <w:t xml:space="preserve">The company did not look into existing knowledge</w:t>
            </w:r>
          </w:p>
        </w:tc>
        <w:tc>
          <w:tcPr>
            <w:gridSpan w:val="4"/>
            <w:tcBorders>
              <w:left w:color="000000" w:space="0" w:sz="0" w:val="nil"/>
              <w:bottom w:color="000000" w:space="0" w:sz="0" w:val="nil"/>
            </w:tcBorders>
            <w:shd w:fill="c4c4cd" w:val="clear"/>
          </w:tcPr>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jc w:val="right"/>
              <w:rPr>
                <w:i w:val="1"/>
                <w:color w:val="000000"/>
                <w:sz w:val="14"/>
                <w:szCs w:val="14"/>
              </w:rPr>
            </w:pPr>
            <w:r w:rsidDel="00000000" w:rsidR="00000000" w:rsidRPr="00000000">
              <w:rPr>
                <w:i w:val="1"/>
                <w:color w:val="000000"/>
                <w:sz w:val="14"/>
                <w:szCs w:val="14"/>
                <w:rtl w:val="0"/>
              </w:rPr>
              <w:t xml:space="preserve">1000-character limit</w:t>
            </w:r>
          </w:p>
        </w:tc>
      </w:tr>
      <w:tr>
        <w:trPr>
          <w:cantSplit w:val="0"/>
          <w:trHeight w:val="20" w:hRule="atLeast"/>
          <w:tblHeader w:val="0"/>
        </w:trPr>
        <w:tc>
          <w:tcPr>
            <w:vMerge w:val="continue"/>
            <w:vAlign w:val="cente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color w:val="000000"/>
                <w:sz w:val="14"/>
                <w:szCs w:val="14"/>
              </w:rPr>
            </w:pPr>
            <w:r w:rsidDel="00000000" w:rsidR="00000000" w:rsidRPr="00000000">
              <w:rPr>
                <w:rtl w:val="0"/>
              </w:rPr>
            </w:r>
          </w:p>
        </w:tc>
        <w:tc>
          <w:tcPr>
            <w:gridSpan w:val="10"/>
            <w:tcBorders>
              <w:bottom w:color="000000" w:space="0" w:sz="0" w:val="nil"/>
            </w:tcBorders>
          </w:tcPr>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tabs>
                <w:tab w:val="right" w:leader="none" w:pos="9356"/>
              </w:tabs>
              <w:rPr/>
            </w:pPr>
            <w:r w:rsidDel="00000000" w:rsidR="00000000" w:rsidRPr="00000000">
              <w:rPr>
                <w:rtl w:val="0"/>
              </w:rPr>
            </w:r>
          </w:p>
        </w:tc>
      </w:tr>
      <w:tr>
        <w:trPr>
          <w:cantSplit w:val="0"/>
          <w:trHeight w:val="242" w:hRule="atLeast"/>
          <w:tblHeader w:val="0"/>
        </w:trPr>
        <w:tc>
          <w:tcPr>
            <w:vMerge w:val="continue"/>
            <w:vAlign w:val="cente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10"/>
            <w:tcBorders>
              <w:top w:color="000000" w:space="0" w:sz="0" w:val="nil"/>
              <w:bottom w:color="000000" w:space="0" w:sz="0" w:val="nil"/>
            </w:tcBorders>
            <w:shd w:fill="auto" w:val="clear"/>
            <w:vAlign w:val="center"/>
          </w:tcPr>
          <w:p w:rsidR="00000000" w:rsidDel="00000000" w:rsidP="00000000" w:rsidRDefault="00000000" w:rsidRPr="00000000" w14:paraId="000001AC">
            <w:pPr>
              <w:keepNext w:val="1"/>
              <w:jc w:val="center"/>
              <w:rPr>
                <w:i w:val="1"/>
                <w:color w:val="747480"/>
                <w:sz w:val="16"/>
                <w:szCs w:val="16"/>
              </w:rPr>
            </w:pPr>
            <w:r w:rsidDel="00000000" w:rsidR="00000000" w:rsidRPr="00000000">
              <w:rPr>
                <w:rtl w:val="0"/>
              </w:rPr>
            </w:r>
          </w:p>
        </w:tc>
      </w:tr>
      <w:tr>
        <w:trPr>
          <w:cantSplit w:val="0"/>
          <w:trHeight w:val="242" w:hRule="atLeast"/>
          <w:tblHeader w:val="0"/>
        </w:trPr>
        <w:tc>
          <w:tcPr>
            <w:vMerge w:val="continue"/>
            <w:vAlign w:val="center"/>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color w:val="747480"/>
                <w:sz w:val="16"/>
                <w:szCs w:val="16"/>
              </w:rPr>
            </w:pPr>
            <w:r w:rsidDel="00000000" w:rsidR="00000000" w:rsidRPr="00000000">
              <w:rPr>
                <w:rtl w:val="0"/>
              </w:rPr>
            </w:r>
          </w:p>
        </w:tc>
        <w:tc>
          <w:tcPr>
            <w:gridSpan w:val="10"/>
            <w:tcBorders>
              <w:top w:color="000000" w:space="0" w:sz="0" w:val="nil"/>
            </w:tcBorders>
            <w:shd w:fill="auto" w:val="clear"/>
            <w:vAlign w:val="center"/>
          </w:tcPr>
          <w:p w:rsidR="00000000" w:rsidDel="00000000" w:rsidP="00000000" w:rsidRDefault="00000000" w:rsidRPr="00000000" w14:paraId="000001B7">
            <w:pPr>
              <w:rPr/>
            </w:pPr>
            <w:r w:rsidDel="00000000" w:rsidR="00000000" w:rsidRPr="00000000">
              <w:rPr>
                <w:rtl w:val="0"/>
              </w:rPr>
            </w:r>
          </w:p>
        </w:tc>
      </w:tr>
      <w:tr>
        <w:trPr>
          <w:cantSplit w:val="0"/>
          <w:trHeight w:val="20" w:hRule="atLeast"/>
          <w:tblHeader w:val="0"/>
        </w:trPr>
        <w:tc>
          <w:tcPr>
            <w:gridSpan w:val="7"/>
            <w:tcBorders>
              <w:bottom w:color="000000" w:space="0" w:sz="0" w:val="nil"/>
              <w:right w:color="000000" w:space="0" w:sz="0" w:val="nil"/>
            </w:tcBorders>
            <w:shd w:fill="c4c4cd" w:val="clear"/>
            <w:vAlign w:val="bottom"/>
          </w:tcPr>
          <w:p w:rsidR="00000000" w:rsidDel="00000000" w:rsidP="00000000" w:rsidRDefault="00000000" w:rsidRPr="00000000" w14:paraId="000001C1">
            <w:pPr>
              <w:keepNext w:val="1"/>
              <w:widowControl w:val="1"/>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16"/>
                <w:szCs w:val="16"/>
                <w:rtl w:val="0"/>
              </w:rPr>
              <w:t xml:space="preserve">Please explain what sources were investigated, what information was found, and why a competent professional could not have known or determined the outcome in advance.</w:t>
            </w:r>
            <w:r w:rsidDel="00000000" w:rsidR="00000000" w:rsidRPr="00000000">
              <w:rPr>
                <w:rtl w:val="0"/>
              </w:rPr>
            </w:r>
          </w:p>
        </w:tc>
        <w:tc>
          <w:tcPr>
            <w:gridSpan w:val="4"/>
            <w:tcBorders>
              <w:left w:color="000000" w:space="0" w:sz="0" w:val="nil"/>
              <w:bottom w:color="000000" w:space="0" w:sz="0" w:val="nil"/>
            </w:tcBorders>
            <w:shd w:fill="c4c4cd" w:val="clear"/>
          </w:tcPr>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jc w:val="right"/>
              <w:rPr>
                <w:b w:val="1"/>
                <w:i w:val="1"/>
                <w:color w:val="000000"/>
                <w:sz w:val="14"/>
                <w:szCs w:val="14"/>
              </w:rPr>
            </w:pPr>
            <w:r w:rsidDel="00000000" w:rsidR="00000000" w:rsidRPr="00000000">
              <w:rPr>
                <w:i w:val="1"/>
                <w:color w:val="000000"/>
                <w:sz w:val="14"/>
                <w:szCs w:val="14"/>
                <w:rtl w:val="0"/>
              </w:rPr>
              <w:t xml:space="preserve">1,000-character limit</w:t>
            </w:r>
            <w:r w:rsidDel="00000000" w:rsidR="00000000" w:rsidRPr="00000000">
              <w:rPr>
                <w:rtl w:val="0"/>
              </w:rPr>
            </w:r>
          </w:p>
        </w:tc>
      </w:tr>
      <w:tr>
        <w:trPr>
          <w:cantSplit w:val="0"/>
          <w:trHeight w:val="20" w:hRule="atLeast"/>
          <w:tblHeader w:val="0"/>
        </w:trPr>
        <w:tc>
          <w:tcPr>
            <w:gridSpan w:val="11"/>
            <w:tcBorders>
              <w:bottom w:color="000000" w:space="0" w:sz="0" w:val="nil"/>
            </w:tcBorders>
          </w:tcPr>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pacing w:after="0" w:before="0" w:lineRule="auto"/>
              <w:jc w:val="both"/>
              <w:rPr>
                <w:color w:val="0e101a"/>
              </w:rPr>
            </w:pPr>
            <w:r w:rsidDel="00000000" w:rsidR="00000000" w:rsidRPr="00000000">
              <w:rPr>
                <w:color w:val="0e101a"/>
                <w:highlight w:val="yellow"/>
                <w:rtl w:val="0"/>
              </w:rPr>
              <w:t xml:space="preserve">The ability to reliably quantify skill levels and skill development is a major area of technical uncertainty for the education technology industry – no off the shelf solution exists for quantifying skills development from experiential learning experiences.</w:t>
            </w:r>
            <w:r w:rsidDel="00000000" w:rsidR="00000000" w:rsidRPr="00000000">
              <w:rPr>
                <w:color w:val="0e101a"/>
                <w:rtl w:val="0"/>
              </w:rPr>
              <w:t xml:space="preserve"> Practera actively collaborates with research agencies and industry partners, including academics, industry professionals and technical experts.</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pacing w:after="0" w:before="0" w:lineRule="auto"/>
              <w:jc w:val="both"/>
              <w:rPr>
                <w:color w:val="0e101a"/>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pacing w:after="0" w:before="0" w:lineRule="auto"/>
              <w:jc w:val="both"/>
              <w:rPr>
                <w:color w:val="0e101a"/>
              </w:rPr>
            </w:pPr>
            <w:r w:rsidDel="00000000" w:rsidR="00000000" w:rsidRPr="00000000">
              <w:rPr>
                <w:color w:val="0e101a"/>
                <w:rtl w:val="0"/>
              </w:rPr>
              <w:t xml:space="preserve">An in-depth analysis of the scientific, technical, and professional literature was conducted before the commencement of this research project. Similarly, patent searches are required as part of the patent filing process this was undertaken by Practera when filing their patent (WO/2017/004670) related to this research undertaken as part of this activity.</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rHeight w:val="20" w:hRule="atLeast"/>
          <w:tblHeader w:val="0"/>
        </w:trPr>
        <w:tc>
          <w:tcPr>
            <w:gridSpan w:val="11"/>
            <w:tcBorders>
              <w:top w:color="000000" w:space="0" w:sz="0" w:val="nil"/>
              <w:bottom w:color="000000" w:space="0" w:sz="0" w:val="nil"/>
            </w:tcBorders>
            <w:shd w:fill="auto" w:val="clear"/>
            <w:vAlign w:val="center"/>
          </w:tcPr>
          <w:p w:rsidR="00000000" w:rsidDel="00000000" w:rsidP="00000000" w:rsidRDefault="00000000" w:rsidRPr="00000000" w14:paraId="000001DA">
            <w:pPr>
              <w:keepNext w:val="1"/>
              <w:jc w:val="center"/>
              <w:rPr>
                <w:i w:val="1"/>
                <w:color w:val="747480"/>
                <w:sz w:val="16"/>
                <w:szCs w:val="16"/>
              </w:rPr>
            </w:pPr>
            <w:r w:rsidDel="00000000" w:rsidR="00000000" w:rsidRPr="00000000">
              <w:rPr>
                <w:i w:val="1"/>
                <w:color w:val="747480"/>
                <w:sz w:val="16"/>
                <w:szCs w:val="16"/>
                <w:rtl w:val="0"/>
              </w:rPr>
              <w:t xml:space="preserve">Additional response – not included in application</w:t>
            </w:r>
          </w:p>
        </w:tc>
      </w:tr>
      <w:tr>
        <w:trPr>
          <w:cantSplit w:val="0"/>
          <w:trHeight w:val="20" w:hRule="atLeast"/>
          <w:tblHeader w:val="0"/>
        </w:trPr>
        <w:tc>
          <w:tcPr>
            <w:gridSpan w:val="11"/>
            <w:tcBorders>
              <w:top w:color="000000" w:space="0" w:sz="0" w:val="nil"/>
            </w:tcBorders>
          </w:tcPr>
          <w:p w:rsidR="00000000" w:rsidDel="00000000" w:rsidP="00000000" w:rsidRDefault="00000000" w:rsidRPr="00000000" w14:paraId="000001E5">
            <w:pPr>
              <w:rPr/>
            </w:pPr>
            <w:r w:rsidDel="00000000" w:rsidR="00000000" w:rsidRPr="00000000">
              <w:rPr>
                <w:rtl w:val="0"/>
              </w:rPr>
            </w:r>
          </w:p>
        </w:tc>
      </w:tr>
      <w:tr>
        <w:trPr>
          <w:cantSplit w:val="0"/>
          <w:trHeight w:val="20" w:hRule="atLeast"/>
          <w:tblHeader w:val="0"/>
        </w:trPr>
        <w:tc>
          <w:tcPr>
            <w:gridSpan w:val="5"/>
            <w:tcBorders>
              <w:bottom w:color="000000" w:space="0" w:sz="0" w:val="nil"/>
              <w:right w:color="000000" w:space="0" w:sz="0" w:val="nil"/>
            </w:tcBorders>
            <w:shd w:fill="c4c4cd" w:val="clear"/>
            <w:vAlign w:val="bottom"/>
          </w:tcPr>
          <w:p w:rsidR="00000000" w:rsidDel="00000000" w:rsidP="00000000" w:rsidRDefault="00000000" w:rsidRPr="00000000" w14:paraId="000001F0">
            <w:pPr>
              <w:keepNext w:val="1"/>
              <w:widowControl w:val="1"/>
              <w:pBdr>
                <w:top w:space="0" w:sz="0" w:val="nil"/>
                <w:left w:space="0" w:sz="0" w:val="nil"/>
                <w:bottom w:space="0" w:sz="0" w:val="nil"/>
                <w:right w:space="0" w:sz="0" w:val="nil"/>
                <w:between w:space="0" w:sz="0" w:val="nil"/>
              </w:pBdr>
              <w:rPr>
                <w:b w:val="1"/>
                <w:color w:val="000000"/>
                <w:sz w:val="16"/>
                <w:szCs w:val="16"/>
              </w:rPr>
            </w:pPr>
            <w:r w:rsidDel="00000000" w:rsidR="00000000" w:rsidRPr="00000000">
              <w:rPr>
                <w:b w:val="1"/>
                <w:color w:val="000000"/>
                <w:sz w:val="16"/>
                <w:szCs w:val="16"/>
                <w:rtl w:val="0"/>
              </w:rPr>
              <w:t xml:space="preserve">What was the experiment and how did it test the hypothesis?</w:t>
            </w:r>
          </w:p>
        </w:tc>
        <w:tc>
          <w:tcPr>
            <w:gridSpan w:val="6"/>
            <w:tcBorders>
              <w:left w:color="000000" w:space="0" w:sz="0" w:val="nil"/>
              <w:bottom w:color="000000" w:space="0" w:sz="0" w:val="nil"/>
            </w:tcBorders>
            <w:shd w:fill="c4c4cd" w:val="clear"/>
            <w:vAlign w:val="center"/>
          </w:tcPr>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jc w:val="right"/>
              <w:rPr>
                <w:i w:val="1"/>
                <w:color w:val="000000"/>
                <w:sz w:val="14"/>
                <w:szCs w:val="14"/>
              </w:rPr>
            </w:pPr>
            <w:r w:rsidDel="00000000" w:rsidR="00000000" w:rsidRPr="00000000">
              <w:rPr>
                <w:i w:val="1"/>
                <w:color w:val="000000"/>
                <w:sz w:val="14"/>
                <w:szCs w:val="14"/>
                <w:rtl w:val="0"/>
              </w:rPr>
              <w:t xml:space="preserve">4,000-character limit</w:t>
            </w:r>
          </w:p>
        </w:tc>
      </w:tr>
      <w:tr>
        <w:trPr>
          <w:cantSplit w:val="0"/>
          <w:trHeight w:val="20" w:hRule="atLeast"/>
          <w:tblHeader w:val="0"/>
        </w:trPr>
        <w:tc>
          <w:tcPr>
            <w:gridSpan w:val="11"/>
            <w:tcBorders>
              <w:bottom w:color="000000" w:space="0" w:sz="0" w:val="nil"/>
            </w:tcBorders>
          </w:tcPr>
          <w:p w:rsidR="00000000" w:rsidDel="00000000" w:rsidP="00000000" w:rsidRDefault="00000000" w:rsidRPr="00000000" w14:paraId="000001FB">
            <w:pPr>
              <w:rPr>
                <w:b w:val="1"/>
              </w:rPr>
            </w:pPr>
            <w:ins w:author="Wes Sonnenreich" w:id="0" w:date="2025-04-29T03:20:40Z">
              <w:r w:rsidDel="00000000" w:rsidR="00000000" w:rsidRPr="00000000">
                <w:rPr>
                  <w:i w:val="1"/>
                  <w:color w:val="000000"/>
                  <w:sz w:val="14"/>
                  <w:szCs w:val="14"/>
                  <w:rtl w:val="0"/>
                </w:rPr>
                <w:t xml:space="preserve">Experiment 1: Can </w:t>
              </w:r>
              <w:del w:author="Wes Sonnenreich" w:id="0" w:date="2025-04-29T03:20:40Z">
                <w:r w:rsidDel="00000000" w:rsidR="00000000" w:rsidRPr="00000000">
                  <w:rPr>
                    <w:i w:val="1"/>
                    <w:color w:val="000000"/>
                    <w:sz w:val="14"/>
                    <w:szCs w:val="14"/>
                    <w:rtl w:val="0"/>
                  </w:rPr>
                  <w:delText xml:space="preserve">a</w:delText>
                </w:r>
              </w:del>
            </w:ins>
            <w:del w:author="Wes Sonnenreich" w:id="0" w:date="2025-04-29T03:20:40Z">
              <w:r w:rsidDel="00000000" w:rsidR="00000000" w:rsidRPr="00000000">
                <w:rPr>
                  <w:b w:val="1"/>
                  <w:rtl w:val="0"/>
                </w:rPr>
                <w:delText xml:space="preserve">Development of a new method to understand </w:delText>
              </w:r>
            </w:del>
            <w:r w:rsidDel="00000000" w:rsidR="00000000" w:rsidRPr="00000000">
              <w:rPr>
                <w:b w:val="1"/>
                <w:rtl w:val="0"/>
              </w:rPr>
              <w:t xml:space="preserve">team cohesion </w:t>
            </w:r>
            <w:ins w:author="Wes Sonnenreich" w:id="1" w:date="2025-04-29T03:22:31Z">
              <w:r w:rsidDel="00000000" w:rsidR="00000000" w:rsidRPr="00000000">
                <w:rPr>
                  <w:b w:val="1"/>
                  <w:rtl w:val="0"/>
                </w:rPr>
                <w:t xml:space="preserve">be modeled </w:t>
              </w:r>
            </w:ins>
            <w:r w:rsidDel="00000000" w:rsidR="00000000" w:rsidRPr="00000000">
              <w:rPr>
                <w:b w:val="1"/>
                <w:rtl w:val="0"/>
              </w:rPr>
              <w:t xml:space="preserve">using temporal motifs and dynamic social network analysis (SNA)</w:t>
            </w:r>
          </w:p>
          <w:p w:rsidR="00000000" w:rsidDel="00000000" w:rsidP="00000000" w:rsidRDefault="00000000" w:rsidRPr="00000000" w14:paraId="000001FC">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6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Participants’ interaction with materials were characterised into ten activity classes in two stages:</w:t>
            </w:r>
          </w:p>
          <w:p w:rsidR="00000000" w:rsidDel="00000000" w:rsidP="00000000" w:rsidRDefault="00000000" w:rsidRPr="00000000" w14:paraId="000001FD">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Clustering the teams based on their online engagement</w:t>
            </w:r>
          </w:p>
          <w:p w:rsidR="00000000" w:rsidDel="00000000" w:rsidP="00000000" w:rsidRDefault="00000000" w:rsidRPr="00000000" w14:paraId="000001FE">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Analysing the temporal learning processes and interactions of each team with respect to the clusters </w:t>
            </w:r>
          </w:p>
          <w:p w:rsidR="00000000" w:rsidDel="00000000" w:rsidP="00000000" w:rsidRDefault="00000000" w:rsidRPr="00000000" w14:paraId="000001FF">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Temporal motif groups were analysed to understand how team clusters interacted with course resources </w:t>
            </w:r>
          </w:p>
          <w:p w:rsidR="00000000" w:rsidDel="00000000" w:rsidP="00000000" w:rsidRDefault="00000000" w:rsidRPr="00000000" w14:paraId="00000200">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Team interactions were structured based on engagement with activity class labels as a network and motifs analysed</w:t>
            </w:r>
          </w:p>
          <w:p w:rsidR="00000000" w:rsidDel="00000000" w:rsidP="00000000" w:rsidRDefault="00000000" w:rsidRPr="00000000" w14:paraId="0000020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Iterative data mapping of chatlogs was undertaken to create datasets for SNA</w:t>
            </w:r>
          </w:p>
          <w:p w:rsidR="00000000" w:rsidDel="00000000" w:rsidP="00000000" w:rsidRDefault="00000000" w:rsidRPr="00000000" w14:paraId="0000020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Development and testing of code to evaluate participant engagement using text-based context and sentiment analyses </w:t>
            </w:r>
          </w:p>
          <w:p w:rsidR="00000000" w:rsidDel="00000000" w:rsidP="00000000" w:rsidRDefault="00000000" w:rsidRPr="00000000" w14:paraId="00000203">
            <w:pPr>
              <w:spacing w:before="240" w:lineRule="auto"/>
              <w:rPr>
                <w:b w:val="1"/>
              </w:rPr>
            </w:pPr>
            <w:ins w:author="Wes Sonnenreich" w:id="2" w:date="2025-04-29T03:20:48Z">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Experiment 2:Can </w:t>
              </w:r>
              <w:del w:author="Wes Sonnenreich" w:id="2" w:date="2025-04-29T03:20:48Z">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delText xml:space="preserve"> </w:delText>
                </w:r>
              </w:del>
            </w:ins>
            <w:del w:author="Wes Sonnenreich" w:id="2" w:date="2025-04-29T03:20:48Z">
              <w:r w:rsidDel="00000000" w:rsidR="00000000" w:rsidRPr="00000000">
                <w:rPr>
                  <w:b w:val="1"/>
                  <w:rtl w:val="0"/>
                </w:rPr>
                <w:delText xml:space="preserve">Development of</w:delText>
              </w:r>
            </w:del>
            <w:r w:rsidDel="00000000" w:rsidR="00000000" w:rsidRPr="00000000">
              <w:rPr>
                <w:b w:val="1"/>
                <w:rtl w:val="0"/>
              </w:rPr>
              <w:t xml:space="preserve"> an unsupervised machine learning methodology, that blends measurement science and ML methods, </w:t>
            </w:r>
            <w:del w:author="Wes Sonnenreich" w:id="3" w:date="2025-04-29T03:22:07Z">
              <w:r w:rsidDel="00000000" w:rsidR="00000000" w:rsidRPr="00000000">
                <w:rPr>
                  <w:b w:val="1"/>
                  <w:rtl w:val="0"/>
                </w:rPr>
                <w:delText xml:space="preserve">to </w:delText>
              </w:r>
            </w:del>
            <w:r w:rsidDel="00000000" w:rsidR="00000000" w:rsidRPr="00000000">
              <w:rPr>
                <w:b w:val="1"/>
                <w:rtl w:val="0"/>
              </w:rPr>
              <w:t xml:space="preserve">identify students’ learning strategies from complex datasets</w:t>
            </w:r>
          </w:p>
          <w:p w:rsidR="00000000" w:rsidDel="00000000" w:rsidP="00000000" w:rsidRDefault="00000000" w:rsidRPr="00000000" w14:paraId="00000204">
            <w:pPr>
              <w:spacing w:before="0" w:lineRule="auto"/>
              <w:rPr/>
            </w:pPr>
            <w:r w:rsidDel="00000000" w:rsidR="00000000" w:rsidRPr="00000000">
              <w:rPr>
                <w:rtl w:val="0"/>
              </w:rPr>
              <w:t xml:space="preserve">New deep learning and ML methods to:</w:t>
            </w:r>
          </w:p>
          <w:p w:rsidR="00000000" w:rsidDel="00000000" w:rsidP="00000000" w:rsidRDefault="00000000" w:rsidRPr="00000000" w14:paraId="0000020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Identify different learning strategies adopted by learners using a three-step method and students grouped based on engagement across latent activities using hierarchical clustering.</w:t>
            </w:r>
            <w:r w:rsidDel="00000000" w:rsidR="00000000" w:rsidRPr="00000000">
              <w:rPr>
                <w:rtl w:val="0"/>
              </w:rPr>
            </w:r>
          </w:p>
          <w:p w:rsidR="00000000" w:rsidDel="00000000" w:rsidP="00000000" w:rsidRDefault="00000000" w:rsidRPr="00000000" w14:paraId="00000206">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Classify mentor feedback and to predict feedback based on input data. The dataset was split 70% for model training and 30% for validation.</w:t>
            </w:r>
            <w:r w:rsidDel="00000000" w:rsidR="00000000" w:rsidRPr="00000000">
              <w:rPr>
                <w:rtl w:val="0"/>
              </w:rPr>
            </w:r>
          </w:p>
          <w:p w:rsidR="00000000" w:rsidDel="00000000" w:rsidP="00000000" w:rsidRDefault="00000000" w:rsidRPr="00000000" w14:paraId="00000207">
            <w:pPr>
              <w:spacing w:before="240" w:lineRule="auto"/>
              <w:rPr>
                <w:b w:val="1"/>
              </w:rPr>
            </w:pPr>
            <w:ins w:author="Wes Sonnenreich" w:id="4" w:date="2025-04-29T03:21:04Z">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Experiment 3: Can students </w:t>
              </w:r>
            </w:ins>
            <w:del w:author="Wes Sonnenreich" w:id="4" w:date="2025-04-29T03:21:04Z">
              <w:r w:rsidDel="00000000" w:rsidR="00000000" w:rsidRPr="00000000">
                <w:rPr>
                  <w:b w:val="1"/>
                  <w:rtl w:val="0"/>
                </w:rPr>
                <w:delText xml:space="preserve">Development of a new tool to identify students </w:delText>
              </w:r>
            </w:del>
            <w:r w:rsidDel="00000000" w:rsidR="00000000" w:rsidRPr="00000000">
              <w:rPr>
                <w:b w:val="1"/>
                <w:rtl w:val="0"/>
              </w:rPr>
              <w:t xml:space="preserve">at risk of failing</w:t>
            </w:r>
            <w:ins w:author="Wes Sonnenreich" w:id="5" w:date="2025-04-29T03:23:17Z">
              <w:r w:rsidDel="00000000" w:rsidR="00000000" w:rsidRPr="00000000">
                <w:rPr>
                  <w:b w:val="1"/>
                  <w:rtl w:val="0"/>
                </w:rPr>
                <w:t xml:space="preserve"> be identified</w:t>
              </w:r>
            </w:ins>
            <w:r w:rsidDel="00000000" w:rsidR="00000000" w:rsidRPr="00000000">
              <w:rPr>
                <w:b w:val="1"/>
                <w:rtl w:val="0"/>
              </w:rPr>
              <w:t xml:space="preserve"> based on engagement</w:t>
            </w:r>
          </w:p>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pacing w:after="0" w:before="0" w:lineRule="auto"/>
              <w:ind w:left="6" w:firstLine="0"/>
              <w:rPr>
                <w:color w:val="000000"/>
              </w:rPr>
            </w:pPr>
            <w:r w:rsidDel="00000000" w:rsidR="00000000" w:rsidRPr="00000000">
              <w:rPr>
                <w:color w:val="000000"/>
                <w:rtl w:val="0"/>
              </w:rPr>
              <w:t xml:space="preserve">Top-k algorithms were assessed for compatibility with Practera’s data and LA models. Experiments were undertaken to:</w:t>
            </w:r>
          </w:p>
          <w:p w:rsidR="00000000" w:rsidDel="00000000" w:rsidP="00000000" w:rsidRDefault="00000000" w:rsidRPr="00000000" w14:paraId="0000020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Develop a new technique to summarise data that aligns with top-k and course setting</w:t>
            </w:r>
          </w:p>
          <w:p w:rsidR="00000000" w:rsidDel="00000000" w:rsidP="00000000" w:rsidRDefault="00000000" w:rsidRPr="00000000" w14:paraId="0000020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Test the correlation between predictors and outcomes</w:t>
            </w:r>
          </w:p>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color w:val="000000"/>
                <w:rtl w:val="0"/>
              </w:rPr>
              <w:t xml:space="preserve">Regression scores across multiple tests with data constructed with different summarisation strategies was compared, and a correlation analysis using Generalised Linear Regression Model (GLM) with a 10-fold repeated cross-validation strategy was conducted. </w:t>
            </w:r>
          </w:p>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tl w:val="0"/>
              </w:rPr>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pacing w:after="0" w:before="0" w:lineRule="auto"/>
              <w:rPr>
                <w:b w:val="1"/>
                <w:color w:val="000000"/>
                <w:highlight w:val="yellow"/>
              </w:rPr>
            </w:pPr>
            <w:ins w:author="Wes Sonnenreich" w:id="6" w:date="2025-04-29T03:20:56Z">
              <w:r w:rsidDel="00000000" w:rsidR="00000000" w:rsidRPr="00000000">
                <w:rPr>
                  <w:color w:val="000000"/>
                  <w:rtl w:val="0"/>
                </w:rPr>
                <w:t xml:space="preserve">Experiement 4: Can skills be reliably compared across experiences through </w:t>
              </w:r>
            </w:ins>
            <w:del w:author="Wes Sonnenreich" w:id="6" w:date="2025-04-29T03:20:56Z">
              <w:r w:rsidDel="00000000" w:rsidR="00000000" w:rsidRPr="00000000">
                <w:rPr>
                  <w:b w:val="1"/>
                  <w:color w:val="000000"/>
                  <w:highlight w:val="yellow"/>
                  <w:rtl w:val="0"/>
                </w:rPr>
                <w:delText xml:space="preserve">Development of </w:delText>
              </w:r>
            </w:del>
            <w:r w:rsidDel="00000000" w:rsidR="00000000" w:rsidRPr="00000000">
              <w:rPr>
                <w:b w:val="1"/>
                <w:color w:val="000000"/>
                <w:highlight w:val="yellow"/>
                <w:rtl w:val="0"/>
              </w:rPr>
              <w:t xml:space="preserve">novel data normalisation and comparison method(s) </w:t>
            </w:r>
          </w:p>
          <w:p w:rsidR="00000000" w:rsidDel="00000000" w:rsidP="00000000" w:rsidRDefault="00000000" w:rsidRPr="00000000" w14:paraId="0000020E">
            <w:pPr>
              <w:widowControl w:val="1"/>
              <w:spacing w:after="240" w:before="240" w:lineRule="auto"/>
              <w:rPr>
                <w:ins w:author="Wes Sonnenreich" w:id="7" w:date="2025-04-29T03:20:27Z"/>
                <w:b w:val="1"/>
                <w:color w:val="000000"/>
                <w:highlight w:val="yellow"/>
              </w:rPr>
            </w:pPr>
            <w:ins w:author="Wes Sonnenreich" w:id="7" w:date="2025-04-29T03:20:27Z">
              <w:r w:rsidDel="00000000" w:rsidR="00000000" w:rsidRPr="00000000">
                <w:rPr>
                  <w:b w:val="1"/>
                  <w:color w:val="000000"/>
                  <w:highlight w:val="yellow"/>
                  <w:rtl w:val="0"/>
                </w:rPr>
                <w:t xml:space="preserve">Systematic experiments were conducted in FY24 to test the hypothesis that novel methods could enable valid cross-program skill comparison:</w:t>
              </w:r>
            </w:ins>
          </w:p>
          <w:p w:rsidR="00000000" w:rsidDel="00000000" w:rsidP="00000000" w:rsidRDefault="00000000" w:rsidRPr="00000000" w14:paraId="0000020F">
            <w:pPr>
              <w:widowControl w:val="1"/>
              <w:numPr>
                <w:ilvl w:val="0"/>
                <w:numId w:val="18"/>
              </w:numPr>
              <w:spacing w:after="0" w:afterAutospacing="0" w:before="240" w:lineRule="auto"/>
              <w:ind w:left="720" w:hanging="360"/>
              <w:rPr>
                <w:ins w:author="Wes Sonnenreich" w:id="7" w:date="2025-04-29T03:20:27Z"/>
                <w:highlight w:val="yellow"/>
              </w:rPr>
            </w:pPr>
            <w:ins w:author="Wes Sonnenreich" w:id="7" w:date="2025-04-29T03:20:27Z">
              <w:r w:rsidDel="00000000" w:rsidR="00000000" w:rsidRPr="00000000">
                <w:rPr>
                  <w:b w:val="1"/>
                  <w:color w:val="000000"/>
                  <w:highlight w:val="yellow"/>
                  <w:rtl w:val="0"/>
                </w:rPr>
                <w:t xml:space="preserve">Experiment 4a: Baseline Assessment &amp; Standard Method Failure:</w:t>
              </w:r>
            </w:ins>
          </w:p>
          <w:p w:rsidR="00000000" w:rsidDel="00000000" w:rsidP="00000000" w:rsidRDefault="00000000" w:rsidRPr="00000000" w14:paraId="00000210">
            <w:pPr>
              <w:widowControl w:val="1"/>
              <w:numPr>
                <w:ilvl w:val="1"/>
                <w:numId w:val="18"/>
              </w:numPr>
              <w:spacing w:after="0" w:afterAutospacing="0" w:before="0" w:beforeAutospacing="0" w:lineRule="auto"/>
              <w:ind w:left="1440" w:hanging="360"/>
              <w:rPr>
                <w:ins w:author="Wes Sonnenreich" w:id="7" w:date="2025-04-29T03:20:27Z"/>
                <w:highlight w:val="yellow"/>
              </w:rPr>
            </w:pPr>
            <w:ins w:author="Wes Sonnenreich" w:id="7" w:date="2025-04-29T03:20:27Z">
              <w:r w:rsidDel="00000000" w:rsidR="00000000" w:rsidRPr="00000000">
                <w:rPr>
                  <w:b w:val="1"/>
                  <w:color w:val="000000"/>
                  <w:highlight w:val="yellow"/>
                  <w:rtl w:val="0"/>
                </w:rPr>
                <w:t xml:space="preserve">Hypothesis:</w:t>
              </w:r>
              <w:r w:rsidDel="00000000" w:rsidR="00000000" w:rsidRPr="00000000">
                <w:rPr>
                  <w:b w:val="1"/>
                  <w:color w:val="000000"/>
                  <w:highlight w:val="yellow"/>
                  <w:rtl w:val="0"/>
                </w:rPr>
                <w:t xml:space="preserve"> Standard statistical normalisation techniques (e.g., Z-score, Min-Max scaling) applied to raw skill assessment data from heterogeneous programs will fail to produce comparable results, as evidenced by statistically insignificant differences between programs expected to differ, or by counter-intuitive rankings.</w:t>
              </w:r>
            </w:ins>
          </w:p>
          <w:p w:rsidR="00000000" w:rsidDel="00000000" w:rsidP="00000000" w:rsidRDefault="00000000" w:rsidRPr="00000000" w14:paraId="00000211">
            <w:pPr>
              <w:widowControl w:val="1"/>
              <w:numPr>
                <w:ilvl w:val="1"/>
                <w:numId w:val="18"/>
              </w:numPr>
              <w:spacing w:after="0" w:afterAutospacing="0" w:before="0" w:beforeAutospacing="0" w:lineRule="auto"/>
              <w:ind w:left="1440" w:hanging="360"/>
              <w:rPr>
                <w:ins w:author="Wes Sonnenreich" w:id="7" w:date="2025-04-29T03:20:27Z"/>
                <w:highlight w:val="yellow"/>
              </w:rPr>
            </w:pPr>
            <w:ins w:author="Wes Sonnenreich" w:id="7" w:date="2025-04-29T03:20:27Z">
              <w:r w:rsidDel="00000000" w:rsidR="00000000" w:rsidRPr="00000000">
                <w:rPr>
                  <w:b w:val="1"/>
                  <w:color w:val="000000"/>
                  <w:highlight w:val="yellow"/>
                  <w:rtl w:val="0"/>
                </w:rPr>
                <w:t xml:space="preserve">Method:</w:t>
              </w:r>
              <w:r w:rsidDel="00000000" w:rsidR="00000000" w:rsidRPr="00000000">
                <w:rPr>
                  <w:b w:val="1"/>
                  <w:color w:val="000000"/>
                  <w:highlight w:val="yellow"/>
                  <w:rtl w:val="0"/>
                </w:rPr>
                <w:t xml:space="preserve"> Skill assessment matrix data (self, peer, expert scores against rubrics) was collected from multiple distinct experiential learning programs (N &gt; 5) with known structural variations (e.g., duration, feedback frequency, assessment types). Standard normalisation techniques were applied to the raw scores for specific target skills (e.g., 'Problem Solving', 'Communication').</w:t>
              </w:r>
            </w:ins>
          </w:p>
          <w:p w:rsidR="00000000" w:rsidDel="00000000" w:rsidP="00000000" w:rsidRDefault="00000000" w:rsidRPr="00000000" w14:paraId="00000212">
            <w:pPr>
              <w:widowControl w:val="1"/>
              <w:numPr>
                <w:ilvl w:val="1"/>
                <w:numId w:val="18"/>
              </w:numPr>
              <w:spacing w:after="0" w:afterAutospacing="0" w:before="0" w:beforeAutospacing="0" w:lineRule="auto"/>
              <w:ind w:left="1440" w:hanging="360"/>
              <w:rPr>
                <w:ins w:author="Wes Sonnenreich" w:id="7" w:date="2025-04-29T03:20:27Z"/>
                <w:highlight w:val="yellow"/>
              </w:rPr>
            </w:pPr>
            <w:ins w:author="Wes Sonnenreich" w:id="7" w:date="2025-04-29T03:20:27Z">
              <w:r w:rsidDel="00000000" w:rsidR="00000000" w:rsidRPr="00000000">
                <w:rPr>
                  <w:b w:val="1"/>
                  <w:color w:val="000000"/>
                  <w:highlight w:val="yellow"/>
                  <w:rtl w:val="0"/>
                </w:rPr>
                <w:t xml:space="preserve">Measurement:</w:t>
              </w:r>
              <w:r w:rsidDel="00000000" w:rsidR="00000000" w:rsidRPr="00000000">
                <w:rPr>
                  <w:b w:val="1"/>
                  <w:color w:val="000000"/>
                  <w:highlight w:val="yellow"/>
                  <w:rtl w:val="0"/>
                </w:rPr>
                <w:t xml:space="preserve"> Comparability was assessed by: (i) Statistical tests (e.g., ANOVA, t-tests) comparing normalised scores between program groups hypothesised </w:t>
              </w:r>
              <w:r w:rsidDel="00000000" w:rsidR="00000000" w:rsidRPr="00000000">
                <w:rPr>
                  <w:b w:val="1"/>
                  <w:color w:val="000000"/>
                  <w:highlight w:val="yellow"/>
                  <w:rtl w:val="0"/>
                </w:rPr>
                <w:t xml:space="preserve">a priori</w:t>
              </w:r>
              <w:r w:rsidDel="00000000" w:rsidR="00000000" w:rsidRPr="00000000">
                <w:rPr>
                  <w:b w:val="1"/>
                  <w:color w:val="000000"/>
                  <w:highlight w:val="yellow"/>
                  <w:rtl w:val="0"/>
                </w:rPr>
                <w:t xml:space="preserve"> to foster different levels of skill development – expecting statistically significant differences. (ii) Correlation analysis between normalised scores and other performance indicators. (iii) Qualitative review of rankings for face validity by domain experts.</w:t>
              </w:r>
            </w:ins>
          </w:p>
          <w:p w:rsidR="00000000" w:rsidDel="00000000" w:rsidP="00000000" w:rsidRDefault="00000000" w:rsidRPr="00000000" w14:paraId="00000213">
            <w:pPr>
              <w:widowControl w:val="1"/>
              <w:numPr>
                <w:ilvl w:val="0"/>
                <w:numId w:val="18"/>
              </w:numPr>
              <w:spacing w:after="0" w:afterAutospacing="0" w:before="0" w:beforeAutospacing="0" w:lineRule="auto"/>
              <w:ind w:left="720" w:hanging="360"/>
              <w:rPr>
                <w:ins w:author="Wes Sonnenreich" w:id="7" w:date="2025-04-29T03:20:27Z"/>
                <w:highlight w:val="yellow"/>
              </w:rPr>
            </w:pPr>
            <w:ins w:author="Wes Sonnenreich" w:id="7" w:date="2025-04-29T03:20:27Z">
              <w:r w:rsidDel="00000000" w:rsidR="00000000" w:rsidRPr="00000000">
                <w:rPr>
                  <w:b w:val="1"/>
                  <w:color w:val="000000"/>
                  <w:highlight w:val="yellow"/>
                  <w:rtl w:val="0"/>
                </w:rPr>
                <w:t xml:space="preserve">Experiment 4b: Investigating Influence Factors &amp; Data Characteristics:</w:t>
              </w:r>
            </w:ins>
          </w:p>
          <w:p w:rsidR="00000000" w:rsidDel="00000000" w:rsidP="00000000" w:rsidRDefault="00000000" w:rsidRPr="00000000" w14:paraId="00000214">
            <w:pPr>
              <w:widowControl w:val="1"/>
              <w:numPr>
                <w:ilvl w:val="1"/>
                <w:numId w:val="18"/>
              </w:numPr>
              <w:spacing w:after="0" w:afterAutospacing="0" w:before="0" w:beforeAutospacing="0" w:lineRule="auto"/>
              <w:ind w:left="1440" w:hanging="360"/>
              <w:rPr>
                <w:ins w:author="Wes Sonnenreich" w:id="7" w:date="2025-04-29T03:20:27Z"/>
                <w:highlight w:val="yellow"/>
              </w:rPr>
            </w:pPr>
            <w:ins w:author="Wes Sonnenreich" w:id="7" w:date="2025-04-29T03:20:27Z">
              <w:r w:rsidDel="00000000" w:rsidR="00000000" w:rsidRPr="00000000">
                <w:rPr>
                  <w:b w:val="1"/>
                  <w:color w:val="000000"/>
                  <w:highlight w:val="yellow"/>
                  <w:rtl w:val="0"/>
                </w:rPr>
                <w:t xml:space="preserve">Hypothesis:</w:t>
              </w:r>
              <w:r w:rsidDel="00000000" w:rsidR="00000000" w:rsidRPr="00000000">
                <w:rPr>
                  <w:b w:val="1"/>
                  <w:color w:val="000000"/>
                  <w:highlight w:val="yellow"/>
                  <w:rtl w:val="0"/>
                </w:rPr>
                <w:t xml:space="preserve"> Specific program design variables (e.g., assessment type mix, feedback timing) and data characteristics (e.g., assessor type, rubric granularity) are significant drivers of variance in raw skill scores, independent of actual student skill level.</w:t>
              </w:r>
            </w:ins>
          </w:p>
          <w:p w:rsidR="00000000" w:rsidDel="00000000" w:rsidP="00000000" w:rsidRDefault="00000000" w:rsidRPr="00000000" w14:paraId="00000215">
            <w:pPr>
              <w:widowControl w:val="1"/>
              <w:numPr>
                <w:ilvl w:val="1"/>
                <w:numId w:val="18"/>
              </w:numPr>
              <w:spacing w:after="0" w:afterAutospacing="0" w:before="0" w:beforeAutospacing="0" w:lineRule="auto"/>
              <w:ind w:left="1440" w:hanging="360"/>
              <w:rPr>
                <w:ins w:author="Wes Sonnenreich" w:id="7" w:date="2025-04-29T03:20:27Z"/>
                <w:highlight w:val="yellow"/>
              </w:rPr>
            </w:pPr>
            <w:ins w:author="Wes Sonnenreich" w:id="7" w:date="2025-04-29T03:20:27Z">
              <w:r w:rsidDel="00000000" w:rsidR="00000000" w:rsidRPr="00000000">
                <w:rPr>
                  <w:b w:val="1"/>
                  <w:color w:val="000000"/>
                  <w:highlight w:val="yellow"/>
                  <w:rtl w:val="0"/>
                </w:rPr>
                <w:t xml:space="preserve">Method:</w:t>
              </w:r>
              <w:r w:rsidDel="00000000" w:rsidR="00000000" w:rsidRPr="00000000">
                <w:rPr>
                  <w:b w:val="1"/>
                  <w:color w:val="000000"/>
                  <w:highlight w:val="yellow"/>
                  <w:rtl w:val="0"/>
                </w:rPr>
                <w:t xml:space="preserve"> Statistical modelling (e.g., regression analysis, mixed-effects models) was used on the collected dataset to quantify the contribution of different program factors and data characteristics to the observed variance in skill scores. Feature engineering was explored to represent program differences numerically.</w:t>
              </w:r>
            </w:ins>
          </w:p>
          <w:p w:rsidR="00000000" w:rsidDel="00000000" w:rsidP="00000000" w:rsidRDefault="00000000" w:rsidRPr="00000000" w14:paraId="00000216">
            <w:pPr>
              <w:widowControl w:val="1"/>
              <w:numPr>
                <w:ilvl w:val="1"/>
                <w:numId w:val="18"/>
              </w:numPr>
              <w:spacing w:after="0" w:afterAutospacing="0" w:before="0" w:beforeAutospacing="0" w:lineRule="auto"/>
              <w:ind w:left="1440" w:hanging="360"/>
              <w:rPr>
                <w:ins w:author="Wes Sonnenreich" w:id="7" w:date="2025-04-29T03:20:27Z"/>
                <w:highlight w:val="yellow"/>
              </w:rPr>
            </w:pPr>
            <w:ins w:author="Wes Sonnenreich" w:id="7" w:date="2025-04-29T03:20:27Z">
              <w:r w:rsidDel="00000000" w:rsidR="00000000" w:rsidRPr="00000000">
                <w:rPr>
                  <w:b w:val="1"/>
                  <w:color w:val="000000"/>
                  <w:highlight w:val="yellow"/>
                  <w:rtl w:val="0"/>
                </w:rPr>
                <w:t xml:space="preserve">Measurement:</w:t>
              </w:r>
              <w:r w:rsidDel="00000000" w:rsidR="00000000" w:rsidRPr="00000000">
                <w:rPr>
                  <w:b w:val="1"/>
                  <w:color w:val="000000"/>
                  <w:highlight w:val="yellow"/>
                  <w:rtl w:val="0"/>
                </w:rPr>
                <w:t xml:space="preserve"> Effect sizes, p-values, and variance explained (R-squared) for different factors were calculated to identify key drivers of heterogeneity.</w:t>
              </w:r>
            </w:ins>
          </w:p>
          <w:p w:rsidR="00000000" w:rsidDel="00000000" w:rsidP="00000000" w:rsidRDefault="00000000" w:rsidRPr="00000000" w14:paraId="00000217">
            <w:pPr>
              <w:widowControl w:val="1"/>
              <w:numPr>
                <w:ilvl w:val="0"/>
                <w:numId w:val="18"/>
              </w:numPr>
              <w:spacing w:after="0" w:afterAutospacing="0" w:before="0" w:beforeAutospacing="0" w:lineRule="auto"/>
              <w:ind w:left="720" w:hanging="360"/>
              <w:rPr>
                <w:ins w:author="Wes Sonnenreich" w:id="7" w:date="2025-04-29T03:20:27Z"/>
                <w:highlight w:val="yellow"/>
              </w:rPr>
            </w:pPr>
            <w:ins w:author="Wes Sonnenreich" w:id="7" w:date="2025-04-29T03:20:27Z">
              <w:r w:rsidDel="00000000" w:rsidR="00000000" w:rsidRPr="00000000">
                <w:rPr>
                  <w:b w:val="1"/>
                  <w:color w:val="000000"/>
                  <w:highlight w:val="yellow"/>
                  <w:rtl w:val="0"/>
                </w:rPr>
                <w:t xml:space="preserve">Experiment 4c: Development and Testing of Novel Normalisation Models:</w:t>
              </w:r>
            </w:ins>
          </w:p>
          <w:p w:rsidR="00000000" w:rsidDel="00000000" w:rsidP="00000000" w:rsidRDefault="00000000" w:rsidRPr="00000000" w14:paraId="00000218">
            <w:pPr>
              <w:widowControl w:val="1"/>
              <w:numPr>
                <w:ilvl w:val="1"/>
                <w:numId w:val="18"/>
              </w:numPr>
              <w:spacing w:after="0" w:afterAutospacing="0" w:before="0" w:beforeAutospacing="0" w:lineRule="auto"/>
              <w:ind w:left="1440" w:hanging="360"/>
              <w:rPr>
                <w:ins w:author="Wes Sonnenreich" w:id="7" w:date="2025-04-29T03:20:27Z"/>
                <w:highlight w:val="yellow"/>
              </w:rPr>
            </w:pPr>
            <w:ins w:author="Wes Sonnenreich" w:id="7" w:date="2025-04-29T03:20:27Z">
              <w:r w:rsidDel="00000000" w:rsidR="00000000" w:rsidRPr="00000000">
                <w:rPr>
                  <w:b w:val="1"/>
                  <w:color w:val="000000"/>
                  <w:highlight w:val="yellow"/>
                  <w:rtl w:val="0"/>
                </w:rPr>
                <w:t xml:space="preserve">Hypothesis:</w:t>
              </w:r>
              <w:r w:rsidDel="00000000" w:rsidR="00000000" w:rsidRPr="00000000">
                <w:rPr>
                  <w:b w:val="1"/>
                  <w:color w:val="000000"/>
                  <w:highlight w:val="yellow"/>
                  <w:rtl w:val="0"/>
                </w:rPr>
                <w:t xml:space="preserve"> Novel models incorporating domain-specific features (e.g., assessor identity, rubric structure parameters identified in Exp 4b) or employing techniques suited for noisy/biased data (e.g., robust estimators, adversarial learning principles adapted for bias mitigation) can improve comparability compared to baseline (raw scores) and standard normalisation (Exp 4a).</w:t>
              </w:r>
            </w:ins>
          </w:p>
          <w:p w:rsidR="00000000" w:rsidDel="00000000" w:rsidP="00000000" w:rsidRDefault="00000000" w:rsidRPr="00000000" w14:paraId="00000219">
            <w:pPr>
              <w:widowControl w:val="1"/>
              <w:numPr>
                <w:ilvl w:val="1"/>
                <w:numId w:val="18"/>
              </w:numPr>
              <w:spacing w:after="0" w:afterAutospacing="0" w:before="0" w:beforeAutospacing="0" w:lineRule="auto"/>
              <w:ind w:left="1440" w:hanging="360"/>
              <w:rPr>
                <w:ins w:author="Wes Sonnenreich" w:id="7" w:date="2025-04-29T03:20:27Z"/>
                <w:highlight w:val="yellow"/>
              </w:rPr>
            </w:pPr>
            <w:ins w:author="Wes Sonnenreich" w:id="7" w:date="2025-04-29T03:20:27Z">
              <w:r w:rsidDel="00000000" w:rsidR="00000000" w:rsidRPr="00000000">
                <w:rPr>
                  <w:b w:val="1"/>
                  <w:color w:val="000000"/>
                  <w:highlight w:val="yellow"/>
                  <w:rtl w:val="0"/>
                </w:rPr>
                <w:t xml:space="preserve">Method:</w:t>
              </w:r>
              <w:r w:rsidDel="00000000" w:rsidR="00000000" w:rsidRPr="00000000">
                <w:rPr>
                  <w:b w:val="1"/>
                  <w:color w:val="000000"/>
                  <w:highlight w:val="yellow"/>
                  <w:rtl w:val="0"/>
                </w:rPr>
                <w:t xml:space="preserve"> Several novel analytical models were designed and implemented based on findings from Exp 4b. Examples include: (i) A regression-based approach attempting to statistically control for identified program/assessor effects. (ii) Exploration of ML techniques (e.g., autoencoders with domain-specific constraints) to learn latent representations less sensitive to superficial variations. These models were trained/applied to the dataset.</w:t>
              </w:r>
            </w:ins>
          </w:p>
          <w:p w:rsidR="00000000" w:rsidDel="00000000" w:rsidP="00000000" w:rsidRDefault="00000000" w:rsidRPr="00000000" w14:paraId="0000021A">
            <w:pPr>
              <w:widowControl w:val="1"/>
              <w:numPr>
                <w:ilvl w:val="1"/>
                <w:numId w:val="18"/>
              </w:numPr>
              <w:spacing w:after="0" w:afterAutospacing="0" w:before="0" w:beforeAutospacing="0" w:lineRule="auto"/>
              <w:ind w:left="1440" w:hanging="360"/>
              <w:rPr>
                <w:ins w:author="Wes Sonnenreich" w:id="7" w:date="2025-04-29T03:20:27Z"/>
                <w:highlight w:val="yellow"/>
              </w:rPr>
            </w:pPr>
            <w:ins w:author="Wes Sonnenreich" w:id="7" w:date="2025-04-29T03:20:27Z">
              <w:r w:rsidDel="00000000" w:rsidR="00000000" w:rsidRPr="00000000">
                <w:rPr>
                  <w:b w:val="1"/>
                  <w:color w:val="000000"/>
                  <w:highlight w:val="yellow"/>
                  <w:rtl w:val="0"/>
                </w:rPr>
                <w:t xml:space="preserve">Measurement:</w:t>
              </w:r>
              <w:r w:rsidDel="00000000" w:rsidR="00000000" w:rsidRPr="00000000">
                <w:rPr>
                  <w:b w:val="1"/>
                  <w:color w:val="000000"/>
                  <w:highlight w:val="yellow"/>
                  <w:rtl w:val="0"/>
                </w:rPr>
                <w:t xml:space="preserve"> The effectiveness of these novel models was evaluated using the same comparability metrics as in Exp 4a (statistical tests between groups, correlation, face validity), comparing their performance against the baseline and standard methods. Iterations involved adjusting model parameters and feature sets.</w:t>
              </w:r>
            </w:ins>
          </w:p>
          <w:p w:rsidR="00000000" w:rsidDel="00000000" w:rsidP="00000000" w:rsidRDefault="00000000" w:rsidRPr="00000000" w14:paraId="0000021B">
            <w:pPr>
              <w:widowControl w:val="1"/>
              <w:numPr>
                <w:ilvl w:val="0"/>
                <w:numId w:val="18"/>
              </w:numPr>
              <w:spacing w:after="0" w:afterAutospacing="0" w:before="0" w:beforeAutospacing="0" w:lineRule="auto"/>
              <w:ind w:left="720" w:hanging="360"/>
              <w:rPr>
                <w:ins w:author="Wes Sonnenreich" w:id="7" w:date="2025-04-29T03:20:27Z"/>
                <w:highlight w:val="yellow"/>
              </w:rPr>
            </w:pPr>
            <w:ins w:author="Wes Sonnenreich" w:id="7" w:date="2025-04-29T03:20:27Z">
              <w:r w:rsidDel="00000000" w:rsidR="00000000" w:rsidRPr="00000000">
                <w:rPr>
                  <w:b w:val="1"/>
                  <w:color w:val="000000"/>
                  <w:highlight w:val="yellow"/>
                  <w:rtl w:val="0"/>
                </w:rPr>
                <w:t xml:space="preserve">Experiment 4d: Exploring LLMs for Assessment Item Calibration:</w:t>
              </w:r>
            </w:ins>
          </w:p>
          <w:p w:rsidR="00000000" w:rsidDel="00000000" w:rsidP="00000000" w:rsidRDefault="00000000" w:rsidRPr="00000000" w14:paraId="0000021C">
            <w:pPr>
              <w:widowControl w:val="1"/>
              <w:numPr>
                <w:ilvl w:val="1"/>
                <w:numId w:val="18"/>
              </w:numPr>
              <w:spacing w:after="0" w:afterAutospacing="0" w:before="0" w:beforeAutospacing="0" w:lineRule="auto"/>
              <w:ind w:left="1440" w:hanging="360"/>
              <w:rPr>
                <w:ins w:author="Wes Sonnenreich" w:id="7" w:date="2025-04-29T03:20:27Z"/>
                <w:highlight w:val="yellow"/>
              </w:rPr>
            </w:pPr>
            <w:ins w:author="Wes Sonnenreich" w:id="7" w:date="2025-04-29T03:20:27Z">
              <w:r w:rsidDel="00000000" w:rsidR="00000000" w:rsidRPr="00000000">
                <w:rPr>
                  <w:b w:val="1"/>
                  <w:color w:val="000000"/>
                  <w:highlight w:val="yellow"/>
                  <w:rtl w:val="0"/>
                </w:rPr>
                <w:t xml:space="preserve">Hypothesis:</w:t>
              </w:r>
              <w:r w:rsidDel="00000000" w:rsidR="00000000" w:rsidRPr="00000000">
                <w:rPr>
                  <w:b w:val="1"/>
                  <w:color w:val="000000"/>
                  <w:highlight w:val="yellow"/>
                  <w:rtl w:val="0"/>
                </w:rPr>
                <w:t xml:space="preserve"> Large Language Models (LLMs, e.g., BERT-based sentence embeddings followed by clustering) can identify semantically similar assessment rubric items across different programs with sufficient accuracy (&gt;80% agreement with human experts) to potentially inform score calibration.</w:t>
              </w:r>
            </w:ins>
          </w:p>
          <w:p w:rsidR="00000000" w:rsidDel="00000000" w:rsidP="00000000" w:rsidRDefault="00000000" w:rsidRPr="00000000" w14:paraId="0000021D">
            <w:pPr>
              <w:widowControl w:val="1"/>
              <w:numPr>
                <w:ilvl w:val="1"/>
                <w:numId w:val="18"/>
              </w:numPr>
              <w:spacing w:after="0" w:afterAutospacing="0" w:before="0" w:beforeAutospacing="0" w:lineRule="auto"/>
              <w:ind w:left="1440" w:hanging="360"/>
              <w:rPr>
                <w:ins w:author="Wes Sonnenreich" w:id="7" w:date="2025-04-29T03:20:27Z"/>
                <w:highlight w:val="yellow"/>
              </w:rPr>
            </w:pPr>
            <w:ins w:author="Wes Sonnenreich" w:id="7" w:date="2025-04-29T03:20:27Z">
              <w:r w:rsidDel="00000000" w:rsidR="00000000" w:rsidRPr="00000000">
                <w:rPr>
                  <w:b w:val="1"/>
                  <w:color w:val="000000"/>
                  <w:highlight w:val="yellow"/>
                  <w:rtl w:val="0"/>
                </w:rPr>
                <w:t xml:space="preserve">Method:</w:t>
              </w:r>
              <w:r w:rsidDel="00000000" w:rsidR="00000000" w:rsidRPr="00000000">
                <w:rPr>
                  <w:b w:val="1"/>
                  <w:color w:val="000000"/>
                  <w:highlight w:val="yellow"/>
                  <w:rtl w:val="0"/>
                </w:rPr>
                <w:t xml:space="preserve"> Rubric items related to common skills (e.g., 'Critical Thinking') were extracted from different program designs. LLM techniques were used to generate embeddings and cluster items based on semantic similarity.</w:t>
              </w:r>
            </w:ins>
          </w:p>
          <w:p w:rsidR="00000000" w:rsidDel="00000000" w:rsidP="00000000" w:rsidRDefault="00000000" w:rsidRPr="00000000" w14:paraId="0000021E">
            <w:pPr>
              <w:widowControl w:val="1"/>
              <w:numPr>
                <w:ilvl w:val="1"/>
                <w:numId w:val="18"/>
              </w:numPr>
              <w:spacing w:after="0" w:afterAutospacing="0" w:before="0" w:beforeAutospacing="0" w:lineRule="auto"/>
              <w:ind w:left="1440" w:hanging="360"/>
              <w:rPr>
                <w:ins w:author="Wes Sonnenreich" w:id="7" w:date="2025-04-29T03:20:27Z"/>
                <w:highlight w:val="yellow"/>
              </w:rPr>
            </w:pPr>
            <w:ins w:author="Wes Sonnenreich" w:id="7" w:date="2025-04-29T03:20:27Z">
              <w:r w:rsidDel="00000000" w:rsidR="00000000" w:rsidRPr="00000000">
                <w:rPr>
                  <w:b w:val="1"/>
                  <w:color w:val="000000"/>
                  <w:highlight w:val="yellow"/>
                  <w:rtl w:val="0"/>
                </w:rPr>
                <w:t xml:space="preserve">Measurement:</w:t>
              </w:r>
              <w:r w:rsidDel="00000000" w:rsidR="00000000" w:rsidRPr="00000000">
                <w:rPr>
                  <w:b w:val="1"/>
                  <w:color w:val="000000"/>
                  <w:highlight w:val="yellow"/>
                  <w:rtl w:val="0"/>
                </w:rPr>
                <w:t xml:space="preserve"> LLM-generated clusters were compared against manual groupings created by subject matter experts using metrics like Adjusted Rand Index or F1-score. Preliminary tests explored using these similarity scores to adjust or weight scores during normalisation (linking back to Exp 4c).</w:t>
              </w:r>
            </w:ins>
          </w:p>
          <w:p w:rsidR="00000000" w:rsidDel="00000000" w:rsidP="00000000" w:rsidRDefault="00000000" w:rsidRPr="00000000" w14:paraId="0000021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del w:author="Wes Sonnenreich" w:id="7" w:date="2025-04-29T03:20:27Z"/>
                <w:b w:val="0"/>
                <w:i w:val="0"/>
                <w:smallCaps w:val="0"/>
                <w:strike w:val="0"/>
                <w:color w:val="000000"/>
                <w:sz w:val="20"/>
                <w:szCs w:val="20"/>
                <w:highlight w:val="yellow"/>
                <w:u w:val="none"/>
                <w:vertAlign w:val="baseline"/>
              </w:rPr>
            </w:pPr>
            <w:del w:author="Wes Sonnenreich" w:id="7" w:date="2025-04-29T03:20:27Z">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delText xml:space="preserve">Identification of factors influencing skill development: Programs with </w:delText>
              </w:r>
              <w:commentRangeStart w:id="1"/>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delText xml:space="preserve">controlled variations </w:delText>
              </w:r>
              <w:commentRangeEnd w:id="1"/>
              <w:r w:rsidDel="00000000" w:rsidR="00000000" w:rsidRPr="00000000">
                <w:commentReference w:id="1"/>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delText xml:space="preserve">in structure were designed to identify specific variables that influence skill development. Vari</w:delText>
              </w:r>
              <w:r w:rsidDel="00000000" w:rsidR="00000000" w:rsidRPr="00000000">
                <w:rPr>
                  <w:highlight w:val="yellow"/>
                  <w:rtl w:val="0"/>
                </w:rPr>
                <w:delText xml:space="preserve">ations included, but were not limited to: the amount of expert interaction, the number of self (reflective), peer and expert assessment points, the amount and timing of feedback given on work products, and the use of AI to provide real-time coaching and evaluation of performance. </w:delText>
              </w:r>
              <w:r w:rsidDel="00000000" w:rsidR="00000000" w:rsidRPr="00000000">
                <w:rPr>
                  <w:rtl w:val="0"/>
                </w:rPr>
              </w:r>
            </w:del>
          </w:p>
          <w:p w:rsidR="00000000" w:rsidDel="00000000" w:rsidP="00000000" w:rsidRDefault="00000000" w:rsidRPr="00000000" w14:paraId="0000022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del w:author="Wes Sonnenreich" w:id="7" w:date="2025-04-29T03:20:27Z"/>
                <w:b w:val="0"/>
                <w:i w:val="0"/>
                <w:smallCaps w:val="0"/>
                <w:strike w:val="0"/>
                <w:color w:val="000000"/>
                <w:sz w:val="20"/>
                <w:szCs w:val="20"/>
                <w:highlight w:val="yellow"/>
                <w:u w:val="none"/>
                <w:vertAlign w:val="baseline"/>
              </w:rPr>
            </w:pPr>
            <w:del w:author="Wes Sonnenreich" w:id="7" w:date="2025-04-29T03:20:27Z">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delText xml:space="preserve">Development of a set of standardised skill assessments that can be adapted to different program structures: The skills were assessed against specific matrices, and the skill assessment was deployed across multiple cohorts within a single program, and across multiple programs (for data collection).</w:delText>
              </w:r>
            </w:del>
          </w:p>
          <w:p w:rsidR="00000000" w:rsidDel="00000000" w:rsidP="00000000" w:rsidRDefault="00000000" w:rsidRPr="00000000" w14:paraId="0000022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del w:author="Wes Sonnenreich" w:id="7" w:date="2025-04-29T03:20:27Z"/>
                <w:b w:val="0"/>
                <w:i w:val="0"/>
                <w:smallCaps w:val="0"/>
                <w:strike w:val="0"/>
                <w:color w:val="000000"/>
                <w:sz w:val="20"/>
                <w:szCs w:val="20"/>
                <w:highlight w:val="yellow"/>
                <w:u w:val="none"/>
                <w:vertAlign w:val="baseline"/>
              </w:rPr>
            </w:pPr>
            <w:del w:author="Wes Sonnenreich" w:id="7" w:date="2025-04-29T03:20:27Z">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delText xml:space="preserve">Development and testing of new analytical models to normalise the heterogenous data collected. Assessment data in the form of matrices were compared across the different cohorts and programs.</w:delText>
              </w:r>
            </w:del>
          </w:p>
          <w:p w:rsidR="00000000" w:rsidDel="00000000" w:rsidP="00000000" w:rsidRDefault="00000000" w:rsidRPr="00000000" w14:paraId="0000022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highlight w:val="yellow"/>
                <w:u w:val="none"/>
                <w:rPrChange w:author="Wes Sonnenreich" w:id="8" w:date="2025-04-29T03:20:27Z">
                  <w:rPr>
                    <w:b w:val="0"/>
                    <w:i w:val="0"/>
                    <w:smallCaps w:val="0"/>
                    <w:strike w:val="0"/>
                    <w:color w:val="000000"/>
                    <w:sz w:val="20"/>
                    <w:szCs w:val="20"/>
                    <w:highlight w:val="yellow"/>
                    <w:u w:val="none"/>
                    <w:vertAlign w:val="baseline"/>
                  </w:rPr>
                </w:rPrChange>
              </w:rPr>
              <w:pPrChange w:author="Wes Sonnenreich" w:id="0" w:date="2025-04-29T03:20:27Z">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pPrChange>
            </w:pPr>
            <w:del w:author="Wes Sonnenreich" w:id="7" w:date="2025-04-29T03:20:27Z">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delText xml:space="preserve">ML and large language models (LLMs) analysed learning assessments to identify questions that were addressing the same underlying skill. This was used to calibrate answer scores across programs and to develop a new automated feature extraction technique for the identification of comparable data points across different program structures. </w:delText>
              </w:r>
            </w:del>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tc>
      </w:tr>
      <w:tr>
        <w:trPr>
          <w:cantSplit w:val="0"/>
          <w:trHeight w:val="20" w:hRule="atLeast"/>
          <w:tblHeader w:val="0"/>
        </w:trPr>
        <w:tc>
          <w:tcPr>
            <w:gridSpan w:val="5"/>
            <w:tcBorders>
              <w:bottom w:color="000000" w:space="0" w:sz="0" w:val="nil"/>
              <w:right w:color="000000" w:space="0" w:sz="0" w:val="nil"/>
            </w:tcBorders>
            <w:shd w:fill="c4c4cd" w:val="clear"/>
            <w:vAlign w:val="bottom"/>
          </w:tcPr>
          <w:p w:rsidR="00000000" w:rsidDel="00000000" w:rsidP="00000000" w:rsidRDefault="00000000" w:rsidRPr="00000000" w14:paraId="0000022E">
            <w:pPr>
              <w:keepNext w:val="1"/>
              <w:widowControl w:val="1"/>
              <w:pBdr>
                <w:top w:space="0" w:sz="0" w:val="nil"/>
                <w:left w:space="0" w:sz="0" w:val="nil"/>
                <w:bottom w:space="0" w:sz="0" w:val="nil"/>
                <w:right w:space="0" w:sz="0" w:val="nil"/>
                <w:between w:space="0" w:sz="0" w:val="nil"/>
              </w:pBdr>
              <w:rPr>
                <w:b w:val="1"/>
                <w:color w:val="000000"/>
                <w:sz w:val="16"/>
                <w:szCs w:val="16"/>
              </w:rPr>
            </w:pPr>
            <w:r w:rsidDel="00000000" w:rsidR="00000000" w:rsidRPr="00000000">
              <w:rPr>
                <w:b w:val="1"/>
                <w:color w:val="000000"/>
                <w:sz w:val="16"/>
                <w:szCs w:val="16"/>
                <w:rtl w:val="0"/>
              </w:rPr>
              <w:t xml:space="preserve">How did you evaluate or plan to evaluate results from your experiment?</w:t>
            </w:r>
          </w:p>
        </w:tc>
        <w:tc>
          <w:tcPr>
            <w:gridSpan w:val="6"/>
            <w:tcBorders>
              <w:left w:color="000000" w:space="0" w:sz="0" w:val="nil"/>
              <w:bottom w:color="000000" w:space="0" w:sz="0" w:val="nil"/>
            </w:tcBorders>
            <w:shd w:fill="c4c4cd" w:val="clear"/>
          </w:tcPr>
          <w:p w:rsidR="00000000" w:rsidDel="00000000" w:rsidP="00000000" w:rsidRDefault="00000000" w:rsidRPr="00000000" w14:paraId="00000233">
            <w:pPr>
              <w:widowControl w:val="1"/>
              <w:pBdr>
                <w:top w:space="0" w:sz="0" w:val="nil"/>
                <w:left w:space="0" w:sz="0" w:val="nil"/>
                <w:bottom w:space="0" w:sz="0" w:val="nil"/>
                <w:right w:space="0" w:sz="0" w:val="nil"/>
                <w:between w:space="0" w:sz="0" w:val="nil"/>
              </w:pBdr>
              <w:jc w:val="right"/>
              <w:rPr>
                <w:i w:val="1"/>
                <w:color w:val="000000"/>
                <w:sz w:val="14"/>
                <w:szCs w:val="14"/>
              </w:rPr>
            </w:pPr>
            <w:r w:rsidDel="00000000" w:rsidR="00000000" w:rsidRPr="00000000">
              <w:rPr>
                <w:i w:val="1"/>
                <w:color w:val="000000"/>
                <w:sz w:val="14"/>
                <w:szCs w:val="14"/>
                <w:rtl w:val="0"/>
              </w:rPr>
              <w:t xml:space="preserve">4,000-character limit</w:t>
            </w:r>
          </w:p>
        </w:tc>
      </w:tr>
      <w:tr>
        <w:trPr>
          <w:cantSplit w:val="0"/>
          <w:trHeight w:val="20" w:hRule="atLeast"/>
          <w:tblHeader w:val="0"/>
        </w:trPr>
        <w:tc>
          <w:tcPr>
            <w:gridSpan w:val="11"/>
            <w:tcBorders>
              <w:bottom w:color="000000" w:space="0" w:sz="0" w:val="nil"/>
            </w:tcBorders>
          </w:tcPr>
          <w:p w:rsidR="00000000" w:rsidDel="00000000" w:rsidP="00000000" w:rsidRDefault="00000000" w:rsidRPr="00000000" w14:paraId="00000239">
            <w:pPr>
              <w:rPr>
                <w:b w:val="1"/>
              </w:rPr>
            </w:pPr>
            <w:r w:rsidDel="00000000" w:rsidR="00000000" w:rsidRPr="00000000">
              <w:rPr>
                <w:b w:val="1"/>
                <w:rtl w:val="0"/>
              </w:rPr>
              <w:t xml:space="preserve">Development of a new method to understand team cohesion using temporal motifs and dynamic social network analysis (SNA)</w:t>
            </w:r>
          </w:p>
          <w:p w:rsidR="00000000" w:rsidDel="00000000" w:rsidP="00000000" w:rsidRDefault="00000000" w:rsidRPr="00000000" w14:paraId="0000023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6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optimal number of clusters was identified and graphed to explain the variance of each cluster and to obtain an approximation of their correlation</w:t>
            </w:r>
          </w:p>
          <w:p w:rsidR="00000000" w:rsidDel="00000000" w:rsidP="00000000" w:rsidRDefault="00000000" w:rsidRPr="00000000" w14:paraId="0000023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Cluster based visualisation of temporal motifs and normalised distribution was built, each motif classified and compared for synchrony</w:t>
            </w:r>
          </w:p>
          <w:p w:rsidR="00000000" w:rsidDel="00000000" w:rsidP="00000000" w:rsidRDefault="00000000" w:rsidRPr="00000000" w14:paraId="0000023C">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Patterns in participant relationships (network) were identified using a range of network properties (e.g. distance, similarity and influence measures)</w:t>
            </w:r>
          </w:p>
          <w:p w:rsidR="00000000" w:rsidDel="00000000" w:rsidP="00000000" w:rsidRDefault="00000000" w:rsidRPr="00000000" w14:paraId="0000023D">
            <w:pPr>
              <w:spacing w:before="240" w:lineRule="auto"/>
              <w:rPr>
                <w:b w:val="1"/>
              </w:rPr>
            </w:pPr>
            <w:r w:rsidDel="00000000" w:rsidR="00000000" w:rsidRPr="00000000">
              <w:rPr>
                <w:b w:val="1"/>
                <w:rtl w:val="0"/>
              </w:rPr>
              <w:t xml:space="preserve">Development of an unsupervised machine learning methodology, that blends measurement science and ML methods, to identify students’ learning strategies from complex datasets</w:t>
            </w:r>
          </w:p>
          <w:p w:rsidR="00000000" w:rsidDel="00000000" w:rsidP="00000000" w:rsidRDefault="00000000" w:rsidRPr="00000000" w14:paraId="0000023E">
            <w:pPr>
              <w:widowControl w:val="1"/>
              <w:pBdr>
                <w:top w:space="0" w:sz="0" w:val="nil"/>
                <w:left w:space="0" w:sz="0" w:val="nil"/>
                <w:bottom w:space="0" w:sz="0" w:val="nil"/>
                <w:right w:space="0" w:sz="0" w:val="nil"/>
                <w:between w:space="0" w:sz="0" w:val="nil"/>
              </w:pBdr>
              <w:spacing w:after="0" w:before="0" w:lineRule="auto"/>
              <w:jc w:val="both"/>
              <w:rPr>
                <w:color w:val="000000"/>
              </w:rPr>
            </w:pPr>
            <w:r w:rsidDel="00000000" w:rsidR="00000000" w:rsidRPr="00000000">
              <w:rPr>
                <w:color w:val="000000"/>
                <w:rtl w:val="0"/>
              </w:rPr>
              <w:t xml:space="preserve">Probability of learner engagement was calculated and compared to different clustering categories. Eleven models were validated for mentor feedback classification – all models had similar (validation) test accuracy predictions. Lower performing classes showed lower precision, recall and f1 measures, while there was difficulty distinguishing one high performing class.</w:t>
            </w:r>
          </w:p>
          <w:p w:rsidR="00000000" w:rsidDel="00000000" w:rsidP="00000000" w:rsidRDefault="00000000" w:rsidRPr="00000000" w14:paraId="0000023F">
            <w:pPr>
              <w:spacing w:before="240" w:lineRule="auto"/>
              <w:rPr>
                <w:b w:val="1"/>
              </w:rPr>
            </w:pPr>
            <w:r w:rsidDel="00000000" w:rsidR="00000000" w:rsidRPr="00000000">
              <w:rPr>
                <w:b w:val="1"/>
                <w:rtl w:val="0"/>
              </w:rPr>
              <w:t xml:space="preserve">Development of a new tool to identify students at risk of failing based on engagement</w:t>
            </w:r>
          </w:p>
          <w:p w:rsidR="00000000" w:rsidDel="00000000" w:rsidP="00000000" w:rsidRDefault="00000000" w:rsidRPr="00000000" w14:paraId="00000240">
            <w:pPr>
              <w:widowControl w:val="1"/>
              <w:pBdr>
                <w:top w:space="0" w:sz="0" w:val="nil"/>
                <w:left w:space="0" w:sz="0" w:val="nil"/>
                <w:bottom w:space="0" w:sz="0" w:val="nil"/>
                <w:right w:space="0" w:sz="0" w:val="nil"/>
                <w:between w:space="0" w:sz="0" w:val="nil"/>
              </w:pBdr>
              <w:spacing w:after="0" w:before="0" w:lineRule="auto"/>
              <w:jc w:val="both"/>
              <w:rPr>
                <w:ins w:author="Wes Sonnenreich" w:id="9" w:date="2025-04-29T03:24:44Z"/>
                <w:color w:val="000000"/>
              </w:rPr>
            </w:pPr>
            <w:r w:rsidDel="00000000" w:rsidR="00000000" w:rsidRPr="00000000">
              <w:rPr>
                <w:color w:val="000000"/>
                <w:rtl w:val="0"/>
              </w:rPr>
              <w:t xml:space="preserve">The GLM analyses for top-k algorithm were evaluated according to model performance and correlation between variables, with a focus on how well the model fits the data and identification of statistically significant relationships between the variables.</w:t>
            </w:r>
            <w:ins w:author="Wes Sonnenreich" w:id="9" w:date="2025-04-29T03:24:44Z">
              <w:r w:rsidDel="00000000" w:rsidR="00000000" w:rsidRPr="00000000">
                <w:rPr>
                  <w:rtl w:val="0"/>
                </w:rPr>
              </w:r>
            </w:ins>
          </w:p>
          <w:p w:rsidR="00000000" w:rsidDel="00000000" w:rsidP="00000000" w:rsidRDefault="00000000" w:rsidRPr="00000000" w14:paraId="00000241">
            <w:pPr>
              <w:widowControl w:val="1"/>
              <w:pBdr>
                <w:top w:space="0" w:sz="0" w:val="nil"/>
                <w:left w:space="0" w:sz="0" w:val="nil"/>
                <w:bottom w:space="0" w:sz="0" w:val="nil"/>
                <w:right w:space="0" w:sz="0" w:val="nil"/>
                <w:between w:space="0" w:sz="0" w:val="nil"/>
              </w:pBdr>
              <w:spacing w:after="0" w:before="0" w:lineRule="auto"/>
              <w:jc w:val="both"/>
              <w:rPr>
                <w:rPrChange w:author="Wes Sonnenreich" w:id="10" w:date="2025-04-29T03:24:44Z">
                  <w:rPr>
                    <w:color w:val="000000"/>
                  </w:rPr>
                </w:rPrChange>
              </w:rPr>
            </w:pPr>
            <w:r w:rsidDel="00000000" w:rsidR="00000000" w:rsidRPr="00000000">
              <w:rPr>
                <w:rtl w:val="0"/>
              </w:rPr>
            </w:r>
          </w:p>
          <w:p w:rsidR="00000000" w:rsidDel="00000000" w:rsidP="00000000" w:rsidRDefault="00000000" w:rsidRPr="00000000" w14:paraId="00000242">
            <w:pPr>
              <w:widowControl w:val="1"/>
              <w:pBdr>
                <w:top w:space="0" w:sz="0" w:val="nil"/>
                <w:left w:space="0" w:sz="0" w:val="nil"/>
                <w:bottom w:space="0" w:sz="0" w:val="nil"/>
                <w:right w:space="0" w:sz="0" w:val="nil"/>
                <w:between w:space="0" w:sz="0" w:val="nil"/>
              </w:pBdr>
              <w:spacing w:after="0" w:before="0" w:lineRule="auto"/>
              <w:jc w:val="both"/>
              <w:rPr>
                <w:color w:val="000000"/>
              </w:rPr>
            </w:pPr>
            <w:r w:rsidDel="00000000" w:rsidR="00000000" w:rsidRPr="00000000">
              <w:rPr>
                <w:rtl w:val="0"/>
              </w:rPr>
            </w:r>
          </w:p>
          <w:p w:rsidR="00000000" w:rsidDel="00000000" w:rsidP="00000000" w:rsidRDefault="00000000" w:rsidRPr="00000000" w14:paraId="00000243">
            <w:pPr>
              <w:widowControl w:val="1"/>
              <w:pBdr>
                <w:top w:space="0" w:sz="0" w:val="nil"/>
                <w:left w:space="0" w:sz="0" w:val="nil"/>
                <w:bottom w:space="0" w:sz="0" w:val="nil"/>
                <w:right w:space="0" w:sz="0" w:val="nil"/>
                <w:between w:space="0" w:sz="0" w:val="nil"/>
              </w:pBdr>
              <w:spacing w:after="0" w:before="0" w:lineRule="auto"/>
              <w:rPr>
                <w:b w:val="1"/>
                <w:color w:val="000000"/>
                <w:highlight w:val="yellow"/>
              </w:rPr>
            </w:pPr>
            <w:r w:rsidDel="00000000" w:rsidR="00000000" w:rsidRPr="00000000">
              <w:rPr>
                <w:b w:val="1"/>
                <w:color w:val="000000"/>
                <w:highlight w:val="yellow"/>
                <w:rtl w:val="0"/>
              </w:rPr>
              <w:t xml:space="preserve">Development of novel data normalisation and comparison method(s)  </w:t>
            </w:r>
          </w:p>
          <w:p w:rsidR="00000000" w:rsidDel="00000000" w:rsidP="00000000" w:rsidRDefault="00000000" w:rsidRPr="00000000" w14:paraId="00000244">
            <w:pPr>
              <w:widowControl w:val="1"/>
              <w:spacing w:after="240" w:before="240" w:lineRule="auto"/>
              <w:jc w:val="both"/>
              <w:rPr>
                <w:ins w:author="Wes Sonnenreich" w:id="11" w:date="2025-04-29T03:25:02Z"/>
                <w:b w:val="1"/>
                <w:color w:val="000000"/>
                <w:highlight w:val="yellow"/>
              </w:rPr>
            </w:pPr>
            <w:ins w:author="Wes Sonnenreich" w:id="11" w:date="2025-04-29T03:25:02Z">
              <w:r w:rsidDel="00000000" w:rsidR="00000000" w:rsidRPr="00000000">
                <w:rPr>
                  <w:b w:val="1"/>
                  <w:color w:val="000000"/>
                  <w:highlight w:val="yellow"/>
                  <w:rtl w:val="0"/>
                </w:rPr>
                <w:t xml:space="preserve">Evaluation of the FY24 normalisation experiments yielded the following results:</w:t>
              </w:r>
            </w:ins>
          </w:p>
          <w:p w:rsidR="00000000" w:rsidDel="00000000" w:rsidP="00000000" w:rsidRDefault="00000000" w:rsidRPr="00000000" w14:paraId="00000245">
            <w:pPr>
              <w:widowControl w:val="1"/>
              <w:numPr>
                <w:ilvl w:val="0"/>
                <w:numId w:val="1"/>
              </w:numPr>
              <w:spacing w:after="0" w:afterAutospacing="0" w:before="240" w:lineRule="auto"/>
              <w:ind w:left="720" w:hanging="360"/>
              <w:rPr>
                <w:ins w:author="Wes Sonnenreich" w:id="11" w:date="2025-04-29T03:25:02Z"/>
                <w:highlight w:val="yellow"/>
              </w:rPr>
            </w:pPr>
            <w:ins w:author="Wes Sonnenreich" w:id="11" w:date="2025-04-29T03:25:02Z">
              <w:r w:rsidDel="00000000" w:rsidR="00000000" w:rsidRPr="00000000">
                <w:rPr>
                  <w:b w:val="1"/>
                  <w:color w:val="000000"/>
                  <w:highlight w:val="yellow"/>
                  <w:rtl w:val="0"/>
                </w:rPr>
                <w:t xml:space="preserve">Experiment 4a (Standard Methods):</w:t>
              </w:r>
              <w:r w:rsidDel="00000000" w:rsidR="00000000" w:rsidRPr="00000000">
                <w:rPr>
                  <w:b w:val="1"/>
                  <w:color w:val="000000"/>
                  <w:highlight w:val="yellow"/>
                  <w:rtl w:val="0"/>
                </w:rPr>
                <w:t xml:space="preserve"> Evaluation confirmed the hypothesis. Applying standard normalisation techniques (Z-scores, Min-Max) failed to produce meaningful comparisons. ANOVA tests on normalised scores frequently showed statistically insignificant differences (p &gt; 0.10) between program groups where skill development differences were strongly expected based on program design (e.g., high-intensity coaching vs. minimal guidance). Furthermore, rankings derived from normalised scores often lacked face validity when reviewed by experts, demonstrating these methods were inadequate for the data's heterogeneity.</w:t>
              </w:r>
            </w:ins>
          </w:p>
          <w:p w:rsidR="00000000" w:rsidDel="00000000" w:rsidP="00000000" w:rsidRDefault="00000000" w:rsidRPr="00000000" w14:paraId="00000246">
            <w:pPr>
              <w:widowControl w:val="1"/>
              <w:numPr>
                <w:ilvl w:val="0"/>
                <w:numId w:val="1"/>
              </w:numPr>
              <w:spacing w:after="0" w:afterAutospacing="0" w:before="0" w:beforeAutospacing="0" w:lineRule="auto"/>
              <w:ind w:left="720" w:hanging="360"/>
              <w:rPr>
                <w:ins w:author="Wes Sonnenreich" w:id="11" w:date="2025-04-29T03:25:02Z"/>
                <w:highlight w:val="yellow"/>
              </w:rPr>
            </w:pPr>
            <w:ins w:author="Wes Sonnenreich" w:id="11" w:date="2025-04-29T03:25:02Z">
              <w:r w:rsidDel="00000000" w:rsidR="00000000" w:rsidRPr="00000000">
                <w:rPr>
                  <w:b w:val="1"/>
                  <w:color w:val="000000"/>
                  <w:highlight w:val="yellow"/>
                  <w:rtl w:val="0"/>
                </w:rPr>
                <w:t xml:space="preserve">Experiment 4b (Influence Factors):</w:t>
              </w:r>
              <w:r w:rsidDel="00000000" w:rsidR="00000000" w:rsidRPr="00000000">
                <w:rPr>
                  <w:b w:val="1"/>
                  <w:color w:val="000000"/>
                  <w:highlight w:val="yellow"/>
                  <w:rtl w:val="0"/>
                </w:rPr>
                <w:t xml:space="preserve"> Evaluation using regression models identified 'assessor type' (self vs. peer vs. expert) and 'rubric specificity' as highly significant (p &lt; 0.01) predictors of score variance, often explaining more variance than program structure itself. This quantitatively confirmed that assessment inconsistency was a primary barrier.</w:t>
              </w:r>
            </w:ins>
          </w:p>
          <w:p w:rsidR="00000000" w:rsidDel="00000000" w:rsidP="00000000" w:rsidRDefault="00000000" w:rsidRPr="00000000" w14:paraId="00000247">
            <w:pPr>
              <w:widowControl w:val="1"/>
              <w:numPr>
                <w:ilvl w:val="0"/>
                <w:numId w:val="1"/>
              </w:numPr>
              <w:spacing w:after="0" w:afterAutospacing="0" w:before="0" w:beforeAutospacing="0" w:lineRule="auto"/>
              <w:ind w:left="720" w:hanging="360"/>
              <w:rPr>
                <w:ins w:author="Wes Sonnenreich" w:id="11" w:date="2025-04-29T03:25:02Z"/>
                <w:highlight w:val="yellow"/>
              </w:rPr>
            </w:pPr>
            <w:ins w:author="Wes Sonnenreich" w:id="11" w:date="2025-04-29T03:25:02Z">
              <w:r w:rsidDel="00000000" w:rsidR="00000000" w:rsidRPr="00000000">
                <w:rPr>
                  <w:b w:val="1"/>
                  <w:color w:val="000000"/>
                  <w:highlight w:val="yellow"/>
                  <w:rtl w:val="0"/>
                </w:rPr>
                <w:t xml:space="preserve">Experiment 4c (Novel Models):</w:t>
              </w:r>
              <w:r w:rsidDel="00000000" w:rsidR="00000000" w:rsidRPr="00000000">
                <w:rPr>
                  <w:b w:val="1"/>
                  <w:color w:val="000000"/>
                  <w:highlight w:val="yellow"/>
                  <w:rtl w:val="0"/>
                </w:rPr>
                <w:t xml:space="preserve"> Evaluation showed that the novel models developed and tested in FY24, while theoretically promising, provided only marginal improvements in comparability metrics over standard methods when applied to the real-world, noisy data. For instance, while a regression model controlling for assessor type slightly improved group separation, the results remained statistically weak and sensitive to outliers. No tested model achieved the target of consistently detecting expected differences with statistical significance (p &lt; 0.05) across multiple skills and program comparisons. The evaluation indicated these methods could not sufficiently overcome the underlying data quality and inconsistency issues </w:t>
              </w:r>
              <w:r w:rsidDel="00000000" w:rsidR="00000000" w:rsidRPr="00000000">
                <w:rPr>
                  <w:b w:val="1"/>
                  <w:color w:val="000000"/>
                  <w:highlight w:val="yellow"/>
                  <w:rtl w:val="0"/>
                </w:rPr>
                <w:t xml:space="preserve">within the current assessment paradigm</w:t>
              </w:r>
              <w:r w:rsidDel="00000000" w:rsidR="00000000" w:rsidRPr="00000000">
                <w:rPr>
                  <w:b w:val="1"/>
                  <w:color w:val="000000"/>
                  <w:highlight w:val="yellow"/>
                  <w:rtl w:val="0"/>
                </w:rPr>
                <w:t xml:space="preserve">.</w:t>
              </w:r>
            </w:ins>
          </w:p>
          <w:p w:rsidR="00000000" w:rsidDel="00000000" w:rsidP="00000000" w:rsidRDefault="00000000" w:rsidRPr="00000000" w14:paraId="00000248">
            <w:pPr>
              <w:widowControl w:val="1"/>
              <w:numPr>
                <w:ilvl w:val="0"/>
                <w:numId w:val="1"/>
              </w:numPr>
              <w:spacing w:after="240" w:before="0" w:beforeAutospacing="0" w:lineRule="auto"/>
              <w:ind w:left="720" w:hanging="360"/>
              <w:rPr>
                <w:ins w:author="Wes Sonnenreich" w:id="11" w:date="2025-04-29T03:25:02Z"/>
                <w:highlight w:val="yellow"/>
              </w:rPr>
            </w:pPr>
            <w:ins w:author="Wes Sonnenreich" w:id="11" w:date="2025-04-29T03:25:02Z">
              <w:r w:rsidDel="00000000" w:rsidR="00000000" w:rsidRPr="00000000">
                <w:rPr>
                  <w:b w:val="1"/>
                  <w:color w:val="000000"/>
                  <w:highlight w:val="yellow"/>
                  <w:rtl w:val="0"/>
                </w:rPr>
                <w:t xml:space="preserve">Experiment 4d (LLM Calibration):</w:t>
              </w:r>
              <w:r w:rsidDel="00000000" w:rsidR="00000000" w:rsidRPr="00000000">
                <w:rPr>
                  <w:b w:val="1"/>
                  <w:color w:val="000000"/>
                  <w:highlight w:val="yellow"/>
                  <w:rtl w:val="0"/>
                </w:rPr>
                <w:t xml:space="preserve"> Evaluation showed mixed results. LLMs could group some obviously related rubric items with reasonable accuracy (~70-75% agreement with experts for clear cases), but struggled significantly with nuanced distinctions or items requiring contextual understanding of the specific program's learning objectives. The accuracy achieved was deemed insufficient for reliable automated calibration across diverse rubrics at this stage. Using the LLM similarity scores to adjust normalisation in Exp 4c did not yield significant improvements in comparability.</w:t>
              </w:r>
            </w:ins>
          </w:p>
          <w:p w:rsidR="00000000" w:rsidDel="00000000" w:rsidP="00000000" w:rsidRDefault="00000000" w:rsidRPr="00000000" w14:paraId="00000249">
            <w:pPr>
              <w:widowControl w:val="1"/>
              <w:spacing w:after="240" w:before="240" w:lineRule="auto"/>
              <w:jc w:val="both"/>
              <w:rPr>
                <w:ins w:author="Wes Sonnenreich" w:id="11" w:date="2025-04-29T03:25:02Z"/>
                <w:b w:val="1"/>
                <w:color w:val="000000"/>
                <w:highlight w:val="yellow"/>
              </w:rPr>
            </w:pPr>
            <w:ins w:author="Wes Sonnenreich" w:id="11" w:date="2025-04-29T03:25:02Z">
              <w:r w:rsidDel="00000000" w:rsidR="00000000" w:rsidRPr="00000000">
                <w:rPr>
                  <w:b w:val="1"/>
                  <w:color w:val="000000"/>
                  <w:highlight w:val="yellow"/>
                  <w:rtl w:val="0"/>
                </w:rPr>
                <w:t xml:space="preserve">Overall Evaluation Conclusion for FY24 Normalisation Work:</w:t>
              </w:r>
              <w:r w:rsidDel="00000000" w:rsidR="00000000" w:rsidRPr="00000000">
                <w:rPr>
                  <w:b w:val="1"/>
                  <w:color w:val="000000"/>
                  <w:highlight w:val="yellow"/>
                  <w:rtl w:val="0"/>
                </w:rPr>
                <w:t xml:space="preserve"> The systematic evaluation across these experiments demonstrated that the primary obstacle to reliable cross-program skill comparison was the high degree of uncontrolled variance and inconsistency originating from the assessment process itself (differing rubrics, assessor calibration issues). The normalisation methods attempted in FY24, both standard and novel, were insufficient to overcome this fundamental data quality challenge.</w:t>
              </w:r>
            </w:ins>
          </w:p>
          <w:p w:rsidR="00000000" w:rsidDel="00000000" w:rsidP="00000000" w:rsidRDefault="00000000" w:rsidRPr="00000000" w14:paraId="0000024A">
            <w:pPr>
              <w:widowControl w:val="1"/>
              <w:pBdr>
                <w:top w:space="0" w:sz="0" w:val="nil"/>
                <w:left w:space="0" w:sz="0" w:val="nil"/>
                <w:bottom w:space="0" w:sz="0" w:val="nil"/>
                <w:right w:space="0" w:sz="0" w:val="nil"/>
                <w:between w:space="0" w:sz="0" w:val="nil"/>
              </w:pBdr>
              <w:spacing w:after="0" w:before="0" w:lineRule="auto"/>
              <w:jc w:val="both"/>
              <w:rPr>
                <w:color w:val="000000"/>
              </w:rPr>
            </w:pPr>
            <w:del w:author="Wes Sonnenreich" w:id="11" w:date="2025-04-29T03:25:02Z">
              <w:r w:rsidDel="00000000" w:rsidR="00000000" w:rsidRPr="00000000">
                <w:rPr>
                  <w:color w:val="000000"/>
                  <w:highlight w:val="yellow"/>
                  <w:rtl w:val="0"/>
                </w:rPr>
                <w:delText xml:space="preserve">Evaluation of the methods developed to compare skill development is highly reliant on the quality and consistency of the assessment. In most cases, assessment data obtained was either through self- or peer assessment, resulting in inconsistencies and noisy data. Even application of the assessment criteria mentors/industry experts proved to be inconsistent, with no calibration between assessor groups within the same program. Consequently, direct comparison methods (through the use of matrices) failed to produce statistically significant results due to variations in program structures. Traditional normalisation methods also produced misleading comparisons when applied to diverse experiential learning datasets. It was established that a novel method is required.</w:delText>
              </w:r>
            </w:del>
            <w:r w:rsidDel="00000000" w:rsidR="00000000" w:rsidRPr="00000000">
              <w:rPr>
                <w:rtl w:val="0"/>
              </w:rPr>
            </w:r>
          </w:p>
        </w:tc>
      </w:tr>
      <w:tr>
        <w:trPr>
          <w:cantSplit w:val="0"/>
          <w:trHeight w:val="20" w:hRule="atLeast"/>
          <w:tblHeader w:val="0"/>
        </w:trPr>
        <w:tc>
          <w:tcPr>
            <w:gridSpan w:val="5"/>
            <w:tcBorders>
              <w:bottom w:color="000000" w:space="0" w:sz="0" w:val="nil"/>
              <w:right w:color="000000" w:space="0" w:sz="0" w:val="nil"/>
            </w:tcBorders>
            <w:shd w:fill="c4c4cd" w:val="clear"/>
            <w:vAlign w:val="bottom"/>
          </w:tcPr>
          <w:p w:rsidR="00000000" w:rsidDel="00000000" w:rsidP="00000000" w:rsidRDefault="00000000" w:rsidRPr="00000000" w14:paraId="00000255">
            <w:pPr>
              <w:keepNext w:val="1"/>
              <w:widowControl w:val="1"/>
              <w:pBdr>
                <w:top w:space="0" w:sz="0" w:val="nil"/>
                <w:left w:space="0" w:sz="0" w:val="nil"/>
                <w:bottom w:space="0" w:sz="0" w:val="nil"/>
                <w:right w:space="0" w:sz="0" w:val="nil"/>
                <w:between w:space="0" w:sz="0" w:val="nil"/>
              </w:pBdr>
              <w:rPr>
                <w:b w:val="1"/>
                <w:color w:val="000000"/>
                <w:sz w:val="16"/>
                <w:szCs w:val="16"/>
              </w:rPr>
            </w:pPr>
            <w:r w:rsidDel="00000000" w:rsidR="00000000" w:rsidRPr="00000000">
              <w:rPr>
                <w:b w:val="1"/>
                <w:color w:val="000000"/>
                <w:sz w:val="16"/>
                <w:szCs w:val="16"/>
                <w:rtl w:val="0"/>
              </w:rPr>
              <w:t xml:space="preserve">Please describe any conclusions reached from your experiments.</w:t>
            </w:r>
          </w:p>
        </w:tc>
        <w:tc>
          <w:tcPr>
            <w:gridSpan w:val="6"/>
            <w:tcBorders>
              <w:left w:color="000000" w:space="0" w:sz="0" w:val="nil"/>
              <w:bottom w:color="000000" w:space="0" w:sz="0" w:val="nil"/>
            </w:tcBorders>
            <w:shd w:fill="c4c4cd" w:val="clear"/>
          </w:tcPr>
          <w:p w:rsidR="00000000" w:rsidDel="00000000" w:rsidP="00000000" w:rsidRDefault="00000000" w:rsidRPr="00000000" w14:paraId="0000025A">
            <w:pPr>
              <w:widowControl w:val="1"/>
              <w:pBdr>
                <w:top w:space="0" w:sz="0" w:val="nil"/>
                <w:left w:space="0" w:sz="0" w:val="nil"/>
                <w:bottom w:space="0" w:sz="0" w:val="nil"/>
                <w:right w:space="0" w:sz="0" w:val="nil"/>
                <w:between w:space="0" w:sz="0" w:val="nil"/>
              </w:pBdr>
              <w:jc w:val="right"/>
              <w:rPr>
                <w:i w:val="1"/>
                <w:color w:val="000000"/>
                <w:sz w:val="14"/>
                <w:szCs w:val="14"/>
              </w:rPr>
            </w:pPr>
            <w:r w:rsidDel="00000000" w:rsidR="00000000" w:rsidRPr="00000000">
              <w:rPr>
                <w:i w:val="1"/>
                <w:color w:val="000000"/>
                <w:sz w:val="14"/>
                <w:szCs w:val="14"/>
                <w:rtl w:val="0"/>
              </w:rPr>
              <w:t xml:space="preserve">4,000-character limit</w:t>
            </w:r>
          </w:p>
        </w:tc>
      </w:tr>
      <w:tr>
        <w:trPr>
          <w:cantSplit w:val="0"/>
          <w:trHeight w:val="20" w:hRule="atLeast"/>
          <w:tblHeader w:val="0"/>
        </w:trPr>
        <w:tc>
          <w:tcPr>
            <w:gridSpan w:val="11"/>
            <w:tcBorders>
              <w:bottom w:color="000000" w:space="0" w:sz="0" w:val="nil"/>
            </w:tcBorders>
          </w:tcPr>
          <w:p w:rsidR="00000000" w:rsidDel="00000000" w:rsidP="00000000" w:rsidRDefault="00000000" w:rsidRPr="00000000" w14:paraId="00000260">
            <w:pPr>
              <w:rPr>
                <w:b w:val="1"/>
              </w:rPr>
            </w:pPr>
            <w:r w:rsidDel="00000000" w:rsidR="00000000" w:rsidRPr="00000000">
              <w:rPr>
                <w:b w:val="1"/>
                <w:rtl w:val="0"/>
              </w:rPr>
              <w:t xml:space="preserve">Development of a method to understand team cohesion using temporal motifs and dynamic social network analysis (SNA)</w:t>
            </w:r>
          </w:p>
          <w:p w:rsidR="00000000" w:rsidDel="00000000" w:rsidP="00000000" w:rsidRDefault="00000000" w:rsidRPr="00000000" w14:paraId="0000026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6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temporal motif analysis technique was successfully used to understand team cohesion, with clustering revealing four distinct groups when visualised on a dendrogram. </w:t>
            </w:r>
          </w:p>
          <w:p w:rsidR="00000000" w:rsidDel="00000000" w:rsidP="00000000" w:rsidRDefault="00000000" w:rsidRPr="00000000" w14:paraId="0000026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Use of SNA chat data did not appear to be appropriate for identifying participant relationships, further research is needed to develop a better data input format and on data mapping.</w:t>
            </w:r>
          </w:p>
          <w:p w:rsidR="00000000" w:rsidDel="00000000" w:rsidP="00000000" w:rsidRDefault="00000000" w:rsidRPr="00000000" w14:paraId="0000026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tool developed to evaluate participant engagement requires additional work to define detection thresholds – which has proven difficult as sentiments expressed in text rarely reach the trigger limit.       </w:t>
            </w:r>
          </w:p>
          <w:p w:rsidR="00000000" w:rsidDel="00000000" w:rsidP="00000000" w:rsidRDefault="00000000" w:rsidRPr="00000000" w14:paraId="00000264">
            <w:pPr>
              <w:spacing w:before="240" w:lineRule="auto"/>
              <w:rPr>
                <w:b w:val="1"/>
              </w:rPr>
            </w:pPr>
            <w:r w:rsidDel="00000000" w:rsidR="00000000" w:rsidRPr="00000000">
              <w:rPr>
                <w:b w:val="1"/>
                <w:rtl w:val="0"/>
              </w:rPr>
              <w:t xml:space="preserve">Development of an unsupervised machine learning methodology, that blends measurement science and ML methods, to identifying students’ learning strategies from complex datasets</w:t>
            </w:r>
          </w:p>
          <w:p w:rsidR="00000000" w:rsidDel="00000000" w:rsidP="00000000" w:rsidRDefault="00000000" w:rsidRPr="00000000" w14:paraId="00000265">
            <w:pPr>
              <w:spacing w:before="0" w:lineRule="auto"/>
              <w:rPr/>
            </w:pPr>
            <w:r w:rsidDel="00000000" w:rsidR="00000000" w:rsidRPr="00000000">
              <w:rPr>
                <w:rtl w:val="0"/>
              </w:rPr>
              <w:t xml:space="preserve">Work is ongoing to collect more mentor feedback (quality) samples for each classification class to improve prediction accuracy.  </w:t>
            </w:r>
          </w:p>
          <w:p w:rsidR="00000000" w:rsidDel="00000000" w:rsidP="00000000" w:rsidRDefault="00000000" w:rsidRPr="00000000" w14:paraId="00000266">
            <w:pPr>
              <w:spacing w:before="240" w:lineRule="auto"/>
              <w:rPr>
                <w:b w:val="1"/>
              </w:rPr>
            </w:pPr>
            <w:r w:rsidDel="00000000" w:rsidR="00000000" w:rsidRPr="00000000">
              <w:rPr>
                <w:b w:val="1"/>
                <w:rtl w:val="0"/>
              </w:rPr>
              <w:t xml:space="preserve">Development of a new tool to identify students at risk of failing based on engagement</w:t>
            </w:r>
          </w:p>
          <w:p w:rsidR="00000000" w:rsidDel="00000000" w:rsidP="00000000" w:rsidRDefault="00000000" w:rsidRPr="00000000" w14:paraId="00000267">
            <w:pPr>
              <w:spacing w:before="0" w:lineRule="auto"/>
              <w:rPr/>
            </w:pPr>
            <w:r w:rsidDel="00000000" w:rsidR="00000000" w:rsidRPr="00000000">
              <w:rPr>
                <w:rtl w:val="0"/>
              </w:rPr>
              <w:t xml:space="preserve">The top-k algorithm was found to be incompatible with LA models, however, it can improve classification accuracy. </w:t>
            </w:r>
          </w:p>
          <w:p w:rsidR="00000000" w:rsidDel="00000000" w:rsidP="00000000" w:rsidRDefault="00000000" w:rsidRPr="00000000" w14:paraId="00000268">
            <w:pPr>
              <w:spacing w:before="0" w:lineRule="auto"/>
              <w:rPr/>
            </w:pPr>
            <w:r w:rsidDel="00000000" w:rsidR="00000000" w:rsidRPr="00000000">
              <w:rPr>
                <w:rtl w:val="0"/>
              </w:rPr>
            </w:r>
          </w:p>
          <w:p w:rsidR="00000000" w:rsidDel="00000000" w:rsidP="00000000" w:rsidRDefault="00000000" w:rsidRPr="00000000" w14:paraId="00000269">
            <w:pPr>
              <w:widowControl w:val="1"/>
              <w:pBdr>
                <w:top w:space="0" w:sz="0" w:val="nil"/>
                <w:left w:space="0" w:sz="0" w:val="nil"/>
                <w:bottom w:space="0" w:sz="0" w:val="nil"/>
                <w:right w:space="0" w:sz="0" w:val="nil"/>
                <w:between w:space="0" w:sz="0" w:val="nil"/>
              </w:pBdr>
              <w:spacing w:after="0" w:before="0" w:lineRule="auto"/>
              <w:rPr>
                <w:b w:val="1"/>
                <w:color w:val="000000"/>
                <w:highlight w:val="yellow"/>
              </w:rPr>
            </w:pPr>
            <w:r w:rsidDel="00000000" w:rsidR="00000000" w:rsidRPr="00000000">
              <w:rPr>
                <w:b w:val="1"/>
                <w:color w:val="000000"/>
                <w:highlight w:val="yellow"/>
                <w:rtl w:val="0"/>
              </w:rPr>
              <w:t xml:space="preserve">Development of novel data normalisation and comparison method(s)  </w:t>
            </w:r>
          </w:p>
          <w:p w:rsidR="00000000" w:rsidDel="00000000" w:rsidP="00000000" w:rsidRDefault="00000000" w:rsidRPr="00000000" w14:paraId="0000026A">
            <w:pPr>
              <w:spacing w:after="240" w:before="240" w:lineRule="auto"/>
              <w:rPr>
                <w:ins w:author="Wes Sonnenreich" w:id="12" w:date="2025-04-29T03:27:15Z"/>
                <w:b w:val="1"/>
                <w:color w:val="000000"/>
                <w:highlight w:val="yellow"/>
              </w:rPr>
            </w:pPr>
            <w:ins w:author="Wes Sonnenreich" w:id="12" w:date="2025-04-29T03:27:15Z">
              <w:r w:rsidDel="00000000" w:rsidR="00000000" w:rsidRPr="00000000">
                <w:rPr>
                  <w:b w:val="1"/>
                  <w:color w:val="000000"/>
                  <w:highlight w:val="yellow"/>
                  <w:rtl w:val="0"/>
                </w:rPr>
                <w:t xml:space="preserve">Conclusions drawn from the FY24 experiments focused on data normalisation and comparison:</w:t>
              </w:r>
            </w:ins>
          </w:p>
          <w:p w:rsidR="00000000" w:rsidDel="00000000" w:rsidP="00000000" w:rsidRDefault="00000000" w:rsidRPr="00000000" w14:paraId="0000026B">
            <w:pPr>
              <w:numPr>
                <w:ilvl w:val="0"/>
                <w:numId w:val="2"/>
              </w:numPr>
              <w:spacing w:after="0" w:afterAutospacing="0" w:before="240" w:lineRule="auto"/>
              <w:ind w:left="720" w:hanging="360"/>
              <w:rPr>
                <w:ins w:author="Wes Sonnenreich" w:id="12" w:date="2025-04-29T03:27:15Z"/>
              </w:rPr>
            </w:pPr>
            <w:ins w:author="Wes Sonnenreich" w:id="12" w:date="2025-04-29T03:27:15Z">
              <w:r w:rsidDel="00000000" w:rsidR="00000000" w:rsidRPr="00000000">
                <w:rPr>
                  <w:b w:val="1"/>
                  <w:color w:val="000000"/>
                  <w:highlight w:val="yellow"/>
                  <w:rtl w:val="0"/>
                </w:rPr>
                <w:t xml:space="preserve">Standard Normalisation Inadequacy Confirmed:</w:t>
              </w:r>
              <w:r w:rsidDel="00000000" w:rsidR="00000000" w:rsidRPr="00000000">
                <w:rPr>
                  <w:b w:val="1"/>
                  <w:color w:val="000000"/>
                  <w:highlight w:val="yellow"/>
                  <w:rtl w:val="0"/>
                </w:rPr>
                <w:t xml:space="preserve"> The experiments empirically validated that standard statistical normalisation techniques are unsuitable for comparing skill development across heterogeneous experiential learning programs due to their inability to account for structural and assessor-related variance.</w:t>
              </w:r>
            </w:ins>
          </w:p>
          <w:p w:rsidR="00000000" w:rsidDel="00000000" w:rsidP="00000000" w:rsidRDefault="00000000" w:rsidRPr="00000000" w14:paraId="0000026C">
            <w:pPr>
              <w:numPr>
                <w:ilvl w:val="0"/>
                <w:numId w:val="2"/>
              </w:numPr>
              <w:spacing w:after="0" w:afterAutospacing="0" w:before="0" w:beforeAutospacing="0" w:lineRule="auto"/>
              <w:ind w:left="720" w:hanging="360"/>
              <w:rPr>
                <w:ins w:author="Wes Sonnenreich" w:id="12" w:date="2025-04-29T03:27:15Z"/>
              </w:rPr>
            </w:pPr>
            <w:ins w:author="Wes Sonnenreich" w:id="12" w:date="2025-04-29T03:27:15Z">
              <w:r w:rsidDel="00000000" w:rsidR="00000000" w:rsidRPr="00000000">
                <w:rPr>
                  <w:b w:val="1"/>
                  <w:color w:val="000000"/>
                  <w:highlight w:val="yellow"/>
                  <w:rtl w:val="0"/>
                </w:rPr>
                <w:t xml:space="preserve">Assessment Inconsistency is the Primary Blocker:</w:t>
              </w:r>
              <w:r w:rsidDel="00000000" w:rsidR="00000000" w:rsidRPr="00000000">
                <w:rPr>
                  <w:b w:val="1"/>
                  <w:color w:val="000000"/>
                  <w:highlight w:val="yellow"/>
                  <w:rtl w:val="0"/>
                </w:rPr>
                <w:t xml:space="preserve"> The key technical conclusion is that the variability and lack of calibration in the </w:t>
              </w:r>
              <w:r w:rsidDel="00000000" w:rsidR="00000000" w:rsidRPr="00000000">
                <w:rPr>
                  <w:b w:val="1"/>
                  <w:color w:val="000000"/>
                  <w:highlight w:val="yellow"/>
                  <w:rtl w:val="0"/>
                </w:rPr>
                <w:t xml:space="preserve">source assessment data</w:t>
              </w:r>
              <w:r w:rsidDel="00000000" w:rsidR="00000000" w:rsidRPr="00000000">
                <w:rPr>
                  <w:b w:val="1"/>
                  <w:color w:val="000000"/>
                  <w:highlight w:val="yellow"/>
                  <w:rtl w:val="0"/>
                </w:rPr>
                <w:t xml:space="preserve"> (across different rubrics, self/peer/expert assessors) is the dominant barrier preventing reliable cross-program comparison. Normalisation techniques </w:t>
              </w:r>
              <w:r w:rsidDel="00000000" w:rsidR="00000000" w:rsidRPr="00000000">
                <w:rPr>
                  <w:b w:val="1"/>
                  <w:color w:val="000000"/>
                  <w:highlight w:val="yellow"/>
                  <w:rtl w:val="0"/>
                </w:rPr>
                <w:t xml:space="preserve">alone</w:t>
              </w:r>
              <w:r w:rsidDel="00000000" w:rsidR="00000000" w:rsidRPr="00000000">
                <w:rPr>
                  <w:b w:val="1"/>
                  <w:color w:val="000000"/>
                  <w:highlight w:val="yellow"/>
                  <w:rtl w:val="0"/>
                </w:rPr>
                <w:t xml:space="preserve">, as tested, cannot adequately compensate for this level of source data noise and bias.</w:t>
              </w:r>
            </w:ins>
          </w:p>
          <w:p w:rsidR="00000000" w:rsidDel="00000000" w:rsidP="00000000" w:rsidRDefault="00000000" w:rsidRPr="00000000" w14:paraId="0000026D">
            <w:pPr>
              <w:numPr>
                <w:ilvl w:val="0"/>
                <w:numId w:val="2"/>
              </w:numPr>
              <w:spacing w:after="0" w:afterAutospacing="0" w:before="0" w:beforeAutospacing="0" w:lineRule="auto"/>
              <w:ind w:left="720" w:hanging="360"/>
              <w:rPr>
                <w:ins w:author="Wes Sonnenreich" w:id="12" w:date="2025-04-29T03:27:15Z"/>
              </w:rPr>
            </w:pPr>
            <w:ins w:author="Wes Sonnenreich" w:id="12" w:date="2025-04-29T03:27:15Z">
              <w:r w:rsidDel="00000000" w:rsidR="00000000" w:rsidRPr="00000000">
                <w:rPr>
                  <w:b w:val="1"/>
                  <w:color w:val="000000"/>
                  <w:highlight w:val="yellow"/>
                  <w:rtl w:val="0"/>
                </w:rPr>
                <w:t xml:space="preserve">Novel Methods Tested Showed Limited Success:</w:t>
              </w:r>
              <w:r w:rsidDel="00000000" w:rsidR="00000000" w:rsidRPr="00000000">
                <w:rPr>
                  <w:b w:val="1"/>
                  <w:color w:val="000000"/>
                  <w:highlight w:val="yellow"/>
                  <w:rtl w:val="0"/>
                </w:rPr>
                <w:t xml:space="preserve"> While novel approaches were designed and tested (Exp 4c), they failed to achieve the required level of comparability on the real-world data. This negative result constitutes new knowledge, indicating that purely mathematical normalisation applied post-hoc to inconsistent assessment data is likely insufficient.</w:t>
              </w:r>
            </w:ins>
          </w:p>
          <w:p w:rsidR="00000000" w:rsidDel="00000000" w:rsidP="00000000" w:rsidRDefault="00000000" w:rsidRPr="00000000" w14:paraId="0000026E">
            <w:pPr>
              <w:numPr>
                <w:ilvl w:val="0"/>
                <w:numId w:val="2"/>
              </w:numPr>
              <w:spacing w:after="0" w:afterAutospacing="0" w:before="0" w:beforeAutospacing="0" w:lineRule="auto"/>
              <w:ind w:left="720" w:hanging="360"/>
              <w:rPr>
                <w:ins w:author="Wes Sonnenreich" w:id="12" w:date="2025-04-29T03:27:15Z"/>
              </w:rPr>
            </w:pPr>
            <w:ins w:author="Wes Sonnenreich" w:id="12" w:date="2025-04-29T03:27:15Z">
              <w:r w:rsidDel="00000000" w:rsidR="00000000" w:rsidRPr="00000000">
                <w:rPr>
                  <w:b w:val="1"/>
                  <w:color w:val="000000"/>
                  <w:highlight w:val="yellow"/>
                  <w:rtl w:val="0"/>
                </w:rPr>
                <w:t xml:space="preserve">LLM Potential Limited (Currently):</w:t>
              </w:r>
              <w:r w:rsidDel="00000000" w:rsidR="00000000" w:rsidRPr="00000000">
                <w:rPr>
                  <w:b w:val="1"/>
                  <w:color w:val="000000"/>
                  <w:highlight w:val="yellow"/>
                  <w:rtl w:val="0"/>
                </w:rPr>
                <w:t xml:space="preserve"> While LLMs show some potential for identifying semantic similarity in rubric items (Exp 4d), current accuracy is insufficient for robust, automated calibration needed for reliable comparison. Further research into more sophisticated AI techniques or different approaches is needed.</w:t>
              </w:r>
            </w:ins>
          </w:p>
          <w:p w:rsidR="00000000" w:rsidDel="00000000" w:rsidP="00000000" w:rsidRDefault="00000000" w:rsidRPr="00000000" w14:paraId="0000026F">
            <w:pPr>
              <w:numPr>
                <w:ilvl w:val="0"/>
                <w:numId w:val="2"/>
              </w:numPr>
              <w:spacing w:after="0" w:afterAutospacing="0" w:before="0" w:beforeAutospacing="0" w:lineRule="auto"/>
              <w:ind w:left="720" w:hanging="360"/>
              <w:rPr>
                <w:ins w:author="Wes Sonnenreich" w:id="12" w:date="2025-04-29T03:27:15Z"/>
              </w:rPr>
            </w:pPr>
            <w:ins w:author="Wes Sonnenreich" w:id="12" w:date="2025-04-29T03:27:15Z">
              <w:r w:rsidDel="00000000" w:rsidR="00000000" w:rsidRPr="00000000">
                <w:rPr>
                  <w:b w:val="1"/>
                  <w:color w:val="000000"/>
                  <w:highlight w:val="yellow"/>
                  <w:rtl w:val="0"/>
                </w:rPr>
                <w:t xml:space="preserve">New Assessment Strategies Required:</w:t>
              </w:r>
              <w:r w:rsidDel="00000000" w:rsidR="00000000" w:rsidRPr="00000000">
                <w:rPr>
                  <w:b w:val="1"/>
                  <w:color w:val="000000"/>
                  <w:highlight w:val="yellow"/>
                  <w:rtl w:val="0"/>
                </w:rPr>
                <w:t xml:space="preserve"> The emergence of student LLM use for generating work products introduces a further significant challenge to traditional assessment analysis, reinforcing the conclusion that </w:t>
              </w:r>
              <w:r w:rsidDel="00000000" w:rsidR="00000000" w:rsidRPr="00000000">
                <w:rPr>
                  <w:b w:val="1"/>
                  <w:color w:val="000000"/>
                  <w:highlight w:val="yellow"/>
                  <w:rtl w:val="0"/>
                </w:rPr>
                <w:t xml:space="preserve">novel </w:t>
              </w:r>
              <w:r w:rsidDel="00000000" w:rsidR="00000000" w:rsidRPr="00000000">
                <w:rPr>
                  <w:b w:val="1"/>
                  <w:color w:val="000000"/>
                  <w:highlight w:val="yellow"/>
                  <w:rtl w:val="0"/>
                </w:rPr>
                <w:t xml:space="preserve">assessment</w:t>
              </w:r>
              <w:r w:rsidDel="00000000" w:rsidR="00000000" w:rsidRPr="00000000">
                <w:rPr>
                  <w:b w:val="1"/>
                  <w:color w:val="000000"/>
                  <w:highlight w:val="yellow"/>
                  <w:rtl w:val="0"/>
                </w:rPr>
                <w:t xml:space="preserve"> strategies</w:t>
              </w:r>
              <w:r w:rsidDel="00000000" w:rsidR="00000000" w:rsidRPr="00000000">
                <w:rPr>
                  <w:b w:val="1"/>
                  <w:color w:val="000000"/>
                  <w:highlight w:val="yellow"/>
                  <w:rtl w:val="0"/>
                </w:rPr>
                <w:t xml:space="preserve">, potentially less reliant on final work products and perhaps integrated with real-time interaction analysis, may be necessary alongside improved data handling.</w:t>
              </w:r>
            </w:ins>
          </w:p>
          <w:p w:rsidR="00000000" w:rsidDel="00000000" w:rsidP="00000000" w:rsidRDefault="00000000" w:rsidRPr="00000000" w14:paraId="00000270">
            <w:pPr>
              <w:numPr>
                <w:ilvl w:val="0"/>
                <w:numId w:val="2"/>
              </w:numPr>
              <w:spacing w:after="240" w:before="0" w:beforeAutospacing="0" w:lineRule="auto"/>
              <w:ind w:left="720" w:hanging="360"/>
              <w:rPr>
                <w:ins w:author="Wes Sonnenreich" w:id="12" w:date="2025-04-29T03:27:15Z"/>
              </w:rPr>
            </w:pPr>
            <w:ins w:author="Wes Sonnenreich" w:id="12" w:date="2025-04-29T03:27:15Z">
              <w:r w:rsidDel="00000000" w:rsidR="00000000" w:rsidRPr="00000000">
                <w:rPr>
                  <w:b w:val="1"/>
                  <w:color w:val="000000"/>
                  <w:highlight w:val="yellow"/>
                  <w:rtl w:val="0"/>
                </w:rPr>
                <w:t xml:space="preserve">Future Work Direction Identified:</w:t>
              </w:r>
              <w:r w:rsidDel="00000000" w:rsidR="00000000" w:rsidRPr="00000000">
                <w:rPr>
                  <w:b w:val="1"/>
                  <w:color w:val="000000"/>
                  <w:highlight w:val="yellow"/>
                  <w:rtl w:val="0"/>
                </w:rPr>
                <w:t xml:space="preserve"> The core conclusion is that achieving reliable cross-program comparison requires addressing the assessment inconsistency directly. Future R&amp;D must therefore focus on either: (a) developing novel methods for </w:t>
              </w:r>
              <w:r w:rsidDel="00000000" w:rsidR="00000000" w:rsidRPr="00000000">
                <w:rPr>
                  <w:b w:val="1"/>
                  <w:color w:val="000000"/>
                  <w:highlight w:val="yellow"/>
                  <w:rtl w:val="0"/>
                </w:rPr>
                <w:t xml:space="preserve">calibrating assessments</w:t>
              </w:r>
              <w:r w:rsidDel="00000000" w:rsidR="00000000" w:rsidRPr="00000000">
                <w:rPr>
                  <w:b w:val="1"/>
                  <w:color w:val="000000"/>
                  <w:highlight w:val="yellow"/>
                  <w:rtl w:val="0"/>
                </w:rPr>
                <w:t xml:space="preserve"> across programs </w:t>
              </w:r>
              <w:r w:rsidDel="00000000" w:rsidR="00000000" w:rsidRPr="00000000">
                <w:rPr>
                  <w:b w:val="1"/>
                  <w:color w:val="000000"/>
                  <w:highlight w:val="yellow"/>
                  <w:rtl w:val="0"/>
                </w:rPr>
                <w:t xml:space="preserve">before</w:t>
              </w:r>
              <w:r w:rsidDel="00000000" w:rsidR="00000000" w:rsidRPr="00000000">
                <w:rPr>
                  <w:b w:val="1"/>
                  <w:color w:val="000000"/>
                  <w:highlight w:val="yellow"/>
                  <w:rtl w:val="0"/>
                </w:rPr>
                <w:t xml:space="preserve"> comparison (potentially involving new assessor training protocols, co-design processes, or AI-assisted calibration tools), OR (b) designing entirely new comparison methodologies that are inherently more robust to the observed levels of noise and inconsistency, moving beyond traditional normalisation paradigms. Development of the previously hypothesised normalisation methods is currently blocked pending a solution to the assessment calibration problem.</w:t>
              </w:r>
            </w:ins>
          </w:p>
          <w:p w:rsidR="00000000" w:rsidDel="00000000" w:rsidP="00000000" w:rsidRDefault="00000000" w:rsidRPr="00000000" w14:paraId="00000271">
            <w:pPr>
              <w:rPr>
                <w:del w:author="Wes Sonnenreich" w:id="12" w:date="2025-04-29T03:27:15Z"/>
                <w:highlight w:val="yellow"/>
              </w:rPr>
            </w:pPr>
            <w:del w:author="Wes Sonnenreich" w:id="12" w:date="2025-04-29T03:27:15Z">
              <w:r w:rsidDel="00000000" w:rsidR="00000000" w:rsidRPr="00000000">
                <w:rPr>
                  <w:highlight w:val="yellow"/>
                  <w:rtl w:val="0"/>
                </w:rPr>
                <w:delText xml:space="preserve">The variability in quality and inconsistency in skill assessments hampered the ability to compare skills development between different programs. Consequently, Practera is in the process of developing novel data normalisation and comparison method(s). </w:delText>
              </w:r>
            </w:del>
          </w:p>
          <w:p w:rsidR="00000000" w:rsidDel="00000000" w:rsidP="00000000" w:rsidRDefault="00000000" w:rsidRPr="00000000" w14:paraId="00000272">
            <w:pPr>
              <w:rPr>
                <w:del w:author="Wes Sonnenreich" w:id="12" w:date="2025-04-29T03:27:15Z"/>
                <w:highlight w:val="yellow"/>
              </w:rPr>
            </w:pPr>
            <w:del w:author="Wes Sonnenreich" w:id="12" w:date="2025-04-29T03:27:15Z">
              <w:r w:rsidDel="00000000" w:rsidR="00000000" w:rsidRPr="00000000">
                <w:rPr>
                  <w:highlight w:val="yellow"/>
                  <w:rtl w:val="0"/>
                </w:rPr>
                <w:delText xml:space="preserve">It has been observed that program participants have started to use LLM to generate work products, hampering skills analysis from these products, requiring Practera develop new skill assessment strategies.   </w:delText>
              </w:r>
            </w:del>
          </w:p>
          <w:p w:rsidR="00000000" w:rsidDel="00000000" w:rsidP="00000000" w:rsidRDefault="00000000" w:rsidRPr="00000000" w14:paraId="00000273">
            <w:pPr>
              <w:rPr>
                <w:highlight w:val="yellow"/>
                <w:rPrChange w:author="Wes Sonnenreich" w:id="13" w:date="2025-04-29T03:27:15Z">
                  <w:rPr/>
                </w:rPrChange>
              </w:rPr>
            </w:pPr>
            <w:del w:author="Wes Sonnenreich" w:id="12" w:date="2025-04-29T03:27:15Z">
              <w:r w:rsidDel="00000000" w:rsidR="00000000" w:rsidRPr="00000000">
                <w:rPr>
                  <w:highlight w:val="yellow"/>
                  <w:rtl w:val="0"/>
                </w:rPr>
                <w:delText xml:space="preserve">As such, although the new tools under development have shown promise, their performance can only be evaluated after a new method to calibrate assessments to a common standard is developed.</w:delText>
              </w:r>
            </w:del>
            <w:r w:rsidDel="00000000" w:rsidR="00000000" w:rsidRPr="00000000">
              <w:rPr>
                <w:rtl w:val="0"/>
              </w:rPr>
            </w:r>
          </w:p>
        </w:tc>
      </w:tr>
      <w:tr>
        <w:trPr>
          <w:cantSplit w:val="0"/>
          <w:trHeight w:val="20" w:hRule="atLeast"/>
          <w:tblHeader w:val="0"/>
        </w:trPr>
        <w:tc>
          <w:tcPr>
            <w:gridSpan w:val="11"/>
            <w:shd w:fill="c4c4cd" w:val="clear"/>
            <w:vAlign w:val="bottom"/>
          </w:tcPr>
          <w:p w:rsidR="00000000" w:rsidDel="00000000" w:rsidP="00000000" w:rsidRDefault="00000000" w:rsidRPr="00000000" w14:paraId="0000027E">
            <w:pPr>
              <w:keepNext w:val="1"/>
              <w:widowControl w:val="1"/>
              <w:pBdr>
                <w:top w:space="0" w:sz="0" w:val="nil"/>
                <w:left w:space="0" w:sz="0" w:val="nil"/>
                <w:bottom w:space="0" w:sz="0" w:val="nil"/>
                <w:right w:space="0" w:sz="0" w:val="nil"/>
                <w:between w:space="0" w:sz="0" w:val="nil"/>
              </w:pBdr>
              <w:rPr>
                <w:b w:val="1"/>
                <w:color w:val="000000"/>
                <w:sz w:val="16"/>
                <w:szCs w:val="16"/>
              </w:rPr>
            </w:pPr>
            <w:r w:rsidDel="00000000" w:rsidR="00000000" w:rsidRPr="00000000">
              <w:rPr>
                <w:b w:val="1"/>
                <w:color w:val="000000"/>
                <w:sz w:val="16"/>
                <w:szCs w:val="16"/>
                <w:rtl w:val="0"/>
              </w:rPr>
              <w:t xml:space="preserve">What evidence did the company keep about this core activity?</w:t>
            </w:r>
          </w:p>
        </w:tc>
      </w:tr>
      <w:tr>
        <w:trPr>
          <w:cantSplit w:val="0"/>
          <w:trHeight w:val="20" w:hRule="atLeast"/>
          <w:tblHeader w:val="0"/>
        </w:trPr>
        <w:tc>
          <w:tcPr>
            <w:vMerge w:val="restart"/>
            <w:vAlign w:val="center"/>
          </w:tcPr>
          <w:p w:rsidR="00000000" w:rsidDel="00000000" w:rsidP="00000000" w:rsidRDefault="00000000" w:rsidRPr="00000000" w14:paraId="00000289">
            <w:pPr>
              <w:jc w:val="center"/>
              <w:rPr/>
            </w:pPr>
            <w:r w:rsidDel="00000000" w:rsidR="00000000" w:rsidRPr="00000000">
              <w:rPr>
                <w:rFonts w:ascii="MS Gothic" w:cs="MS Gothic" w:eastAsia="MS Gothic" w:hAnsi="MS Gothic"/>
                <w:rtl w:val="0"/>
              </w:rPr>
              <w:t xml:space="preserve">☑</w:t>
            </w:r>
            <w:r w:rsidDel="00000000" w:rsidR="00000000" w:rsidRPr="00000000">
              <w:rPr>
                <w:rtl w:val="0"/>
              </w:rPr>
            </w:r>
          </w:p>
        </w:tc>
        <w:tc>
          <w:tcPr>
            <w:gridSpan w:val="10"/>
            <w:tcBorders>
              <w:bottom w:color="7f7e82" w:space="0" w:sz="4" w:val="single"/>
            </w:tcBorders>
            <w:shd w:fill="c4c4cd" w:val="clear"/>
            <w:vAlign w:val="center"/>
          </w:tcPr>
          <w:p w:rsidR="00000000" w:rsidDel="00000000" w:rsidP="00000000" w:rsidRDefault="00000000" w:rsidRPr="00000000" w14:paraId="0000028A">
            <w:pPr>
              <w:keepNext w:val="1"/>
              <w:widowControl w:val="1"/>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16"/>
                <w:szCs w:val="16"/>
                <w:rtl w:val="0"/>
              </w:rPr>
              <w:t xml:space="preserve">Evidence of searches or enquiries you made to find current knowledge</w:t>
            </w:r>
            <w:r w:rsidDel="00000000" w:rsidR="00000000" w:rsidRPr="00000000">
              <w:rPr>
                <w:rtl w:val="0"/>
              </w:rPr>
            </w:r>
          </w:p>
        </w:tc>
      </w:tr>
      <w:tr>
        <w:trPr>
          <w:cantSplit w:val="0"/>
          <w:trHeight w:val="20" w:hRule="atLeast"/>
          <w:tblHeader w:val="0"/>
        </w:trPr>
        <w:tc>
          <w:tcPr>
            <w:vMerge w:val="continue"/>
            <w:vAlign w:val="center"/>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00"/>
              </w:rPr>
            </w:pPr>
            <w:r w:rsidDel="00000000" w:rsidR="00000000" w:rsidRPr="00000000">
              <w:rPr>
                <w:rtl w:val="0"/>
              </w:rPr>
            </w:r>
          </w:p>
        </w:tc>
        <w:tc>
          <w:tcPr>
            <w:gridSpan w:val="10"/>
            <w:vAlign w:val="center"/>
          </w:tcPr>
          <w:p w:rsidR="00000000" w:rsidDel="00000000" w:rsidP="00000000" w:rsidRDefault="00000000" w:rsidRPr="00000000" w14:paraId="00000295">
            <w:pPr>
              <w:rPr/>
            </w:pPr>
            <w:r w:rsidDel="00000000" w:rsidR="00000000" w:rsidRPr="00000000">
              <w:rPr>
                <w:color w:val="ff0000"/>
                <w:sz w:val="16"/>
                <w:szCs w:val="16"/>
                <w:rtl w:val="0"/>
              </w:rPr>
              <w:t xml:space="preserve">Please provide references (not included in the application)</w:t>
            </w: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tc>
      </w:tr>
      <w:tr>
        <w:trPr>
          <w:cantSplit w:val="0"/>
          <w:trHeight w:val="20" w:hRule="atLeast"/>
          <w:tblHeader w:val="0"/>
        </w:trPr>
        <w:tc>
          <w:tcPr>
            <w:vMerge w:val="restart"/>
            <w:vAlign w:val="center"/>
          </w:tcPr>
          <w:p w:rsidR="00000000" w:rsidDel="00000000" w:rsidP="00000000" w:rsidRDefault="00000000" w:rsidRPr="00000000" w14:paraId="000002A0">
            <w:pPr>
              <w:jc w:val="center"/>
              <w:rPr/>
            </w:pPr>
            <w:r w:rsidDel="00000000" w:rsidR="00000000" w:rsidRPr="00000000">
              <w:rPr>
                <w:rFonts w:ascii="MS Gothic" w:cs="MS Gothic" w:eastAsia="MS Gothic" w:hAnsi="MS Gothic"/>
                <w:rtl w:val="0"/>
              </w:rPr>
              <w:t xml:space="preserve">☑</w:t>
            </w:r>
            <w:r w:rsidDel="00000000" w:rsidR="00000000" w:rsidRPr="00000000">
              <w:rPr>
                <w:rtl w:val="0"/>
              </w:rPr>
            </w:r>
          </w:p>
        </w:tc>
        <w:tc>
          <w:tcPr>
            <w:gridSpan w:val="10"/>
            <w:tcBorders>
              <w:bottom w:color="7f7e82" w:space="0" w:sz="4" w:val="single"/>
            </w:tcBorders>
            <w:shd w:fill="c4c4cd" w:val="clear"/>
            <w:vAlign w:val="center"/>
          </w:tcPr>
          <w:p w:rsidR="00000000" w:rsidDel="00000000" w:rsidP="00000000" w:rsidRDefault="00000000" w:rsidRPr="00000000" w14:paraId="000002A1">
            <w:pPr>
              <w:keepNext w:val="1"/>
              <w:widowControl w:val="1"/>
              <w:pBdr>
                <w:top w:space="0" w:sz="0" w:val="nil"/>
                <w:left w:space="0" w:sz="0" w:val="nil"/>
                <w:bottom w:space="0" w:sz="0" w:val="nil"/>
                <w:right w:space="0" w:sz="0" w:val="nil"/>
                <w:between w:space="0" w:sz="0" w:val="nil"/>
              </w:pBdr>
              <w:rPr>
                <w:b w:val="1"/>
                <w:color w:val="000000"/>
                <w:sz w:val="16"/>
                <w:szCs w:val="16"/>
              </w:rPr>
            </w:pPr>
            <w:r w:rsidDel="00000000" w:rsidR="00000000" w:rsidRPr="00000000">
              <w:rPr>
                <w:b w:val="1"/>
                <w:color w:val="000000"/>
                <w:sz w:val="16"/>
                <w:szCs w:val="16"/>
                <w:rtl w:val="0"/>
              </w:rPr>
              <w:t xml:space="preserve">Evidence to show that you could only determine the outcome of the core activity by conducting experiments as part of a systematic progression of work</w:t>
            </w:r>
          </w:p>
        </w:tc>
      </w:tr>
      <w:tr>
        <w:trPr>
          <w:cantSplit w:val="0"/>
          <w:trHeight w:val="20" w:hRule="atLeast"/>
          <w:tblHeader w:val="0"/>
        </w:trPr>
        <w:tc>
          <w:tcPr>
            <w:vMerge w:val="continue"/>
            <w:vAlign w:val="center"/>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00"/>
                <w:sz w:val="16"/>
                <w:szCs w:val="16"/>
              </w:rPr>
            </w:pPr>
            <w:r w:rsidDel="00000000" w:rsidR="00000000" w:rsidRPr="00000000">
              <w:rPr>
                <w:rtl w:val="0"/>
              </w:rPr>
            </w:r>
          </w:p>
        </w:tc>
        <w:tc>
          <w:tcPr>
            <w:gridSpan w:val="10"/>
            <w:vAlign w:val="center"/>
          </w:tcPr>
          <w:p w:rsidR="00000000" w:rsidDel="00000000" w:rsidP="00000000" w:rsidRDefault="00000000" w:rsidRPr="00000000" w14:paraId="000002AC">
            <w:pPr>
              <w:rPr/>
            </w:pPr>
            <w:r w:rsidDel="00000000" w:rsidR="00000000" w:rsidRPr="00000000">
              <w:rPr>
                <w:color w:val="ff0000"/>
                <w:sz w:val="16"/>
                <w:szCs w:val="16"/>
                <w:rtl w:val="0"/>
              </w:rPr>
              <w:t xml:space="preserve">Please provide references (not included in the application)</w:t>
            </w:r>
            <w:r w:rsidDel="00000000" w:rsidR="00000000" w:rsidRPr="00000000">
              <w:rPr>
                <w:rtl w:val="0"/>
              </w:rPr>
            </w:r>
          </w:p>
          <w:p w:rsidR="00000000" w:rsidDel="00000000" w:rsidP="00000000" w:rsidRDefault="00000000" w:rsidRPr="00000000" w14:paraId="000002AD">
            <w:pPr>
              <w:widowControl w:val="1"/>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rHeight w:val="20" w:hRule="atLeast"/>
          <w:tblHeader w:val="0"/>
        </w:trPr>
        <w:tc>
          <w:tcPr>
            <w:vMerge w:val="restart"/>
            <w:vAlign w:val="center"/>
          </w:tcPr>
          <w:p w:rsidR="00000000" w:rsidDel="00000000" w:rsidP="00000000" w:rsidRDefault="00000000" w:rsidRPr="00000000" w14:paraId="000002B7">
            <w:pPr>
              <w:jc w:val="center"/>
              <w:rPr/>
            </w:pPr>
            <w:r w:rsidDel="00000000" w:rsidR="00000000" w:rsidRPr="00000000">
              <w:rPr>
                <w:rFonts w:ascii="MS Gothic" w:cs="MS Gothic" w:eastAsia="MS Gothic" w:hAnsi="MS Gothic"/>
                <w:rtl w:val="0"/>
              </w:rPr>
              <w:t xml:space="preserve">☑</w:t>
            </w:r>
            <w:r w:rsidDel="00000000" w:rsidR="00000000" w:rsidRPr="00000000">
              <w:rPr>
                <w:rtl w:val="0"/>
              </w:rPr>
            </w:r>
          </w:p>
        </w:tc>
        <w:tc>
          <w:tcPr>
            <w:gridSpan w:val="10"/>
            <w:tcBorders>
              <w:bottom w:color="7f7e82" w:space="0" w:sz="4" w:val="single"/>
            </w:tcBorders>
            <w:shd w:fill="c4c4cd" w:val="clear"/>
            <w:vAlign w:val="center"/>
          </w:tcPr>
          <w:p w:rsidR="00000000" w:rsidDel="00000000" w:rsidP="00000000" w:rsidRDefault="00000000" w:rsidRPr="00000000" w14:paraId="000002B8">
            <w:pPr>
              <w:keepNext w:val="1"/>
              <w:widowControl w:val="1"/>
              <w:pBdr>
                <w:top w:space="0" w:sz="0" w:val="nil"/>
                <w:left w:space="0" w:sz="0" w:val="nil"/>
                <w:bottom w:space="0" w:sz="0" w:val="nil"/>
                <w:right w:space="0" w:sz="0" w:val="nil"/>
                <w:between w:space="0" w:sz="0" w:val="nil"/>
              </w:pBdr>
              <w:rPr>
                <w:b w:val="1"/>
                <w:color w:val="000000"/>
                <w:sz w:val="16"/>
                <w:szCs w:val="16"/>
              </w:rPr>
            </w:pPr>
            <w:r w:rsidDel="00000000" w:rsidR="00000000" w:rsidRPr="00000000">
              <w:rPr>
                <w:b w:val="1"/>
                <w:color w:val="000000"/>
                <w:sz w:val="16"/>
                <w:szCs w:val="16"/>
                <w:rtl w:val="0"/>
              </w:rPr>
              <w:t xml:space="preserve">Evidence of your hypothesis and design of your experiments</w:t>
            </w:r>
          </w:p>
        </w:tc>
      </w:tr>
      <w:tr>
        <w:trPr>
          <w:cantSplit w:val="0"/>
          <w:trHeight w:val="20" w:hRule="atLeast"/>
          <w:tblHeader w:val="0"/>
        </w:trPr>
        <w:tc>
          <w:tcPr>
            <w:vMerge w:val="continue"/>
            <w:vAlign w:val="center"/>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00"/>
                <w:sz w:val="16"/>
                <w:szCs w:val="16"/>
              </w:rPr>
            </w:pPr>
            <w:r w:rsidDel="00000000" w:rsidR="00000000" w:rsidRPr="00000000">
              <w:rPr>
                <w:rtl w:val="0"/>
              </w:rPr>
            </w:r>
          </w:p>
        </w:tc>
        <w:tc>
          <w:tcPr>
            <w:gridSpan w:val="10"/>
            <w:vAlign w:val="center"/>
          </w:tcPr>
          <w:p w:rsidR="00000000" w:rsidDel="00000000" w:rsidP="00000000" w:rsidRDefault="00000000" w:rsidRPr="00000000" w14:paraId="000002C3">
            <w:pPr>
              <w:rPr/>
            </w:pPr>
            <w:r w:rsidDel="00000000" w:rsidR="00000000" w:rsidRPr="00000000">
              <w:rPr>
                <w:color w:val="ff0000"/>
                <w:sz w:val="16"/>
                <w:szCs w:val="16"/>
                <w:rtl w:val="0"/>
              </w:rPr>
              <w:t xml:space="preserve">Please provide references (not included in the application)</w:t>
            </w:r>
            <w:r w:rsidDel="00000000" w:rsidR="00000000" w:rsidRPr="00000000">
              <w:rPr>
                <w:rtl w:val="0"/>
              </w:rPr>
            </w:r>
          </w:p>
          <w:p w:rsidR="00000000" w:rsidDel="00000000" w:rsidP="00000000" w:rsidRDefault="00000000" w:rsidRPr="00000000" w14:paraId="000002C4">
            <w:pPr>
              <w:widowControl w:val="1"/>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rHeight w:val="20" w:hRule="atLeast"/>
          <w:tblHeader w:val="0"/>
        </w:trPr>
        <w:tc>
          <w:tcPr>
            <w:vMerge w:val="restart"/>
            <w:vAlign w:val="center"/>
          </w:tcPr>
          <w:p w:rsidR="00000000" w:rsidDel="00000000" w:rsidP="00000000" w:rsidRDefault="00000000" w:rsidRPr="00000000" w14:paraId="000002CE">
            <w:pPr>
              <w:jc w:val="center"/>
              <w:rPr/>
            </w:pPr>
            <w:r w:rsidDel="00000000" w:rsidR="00000000" w:rsidRPr="00000000">
              <w:rPr>
                <w:rFonts w:ascii="MS Gothic" w:cs="MS Gothic" w:eastAsia="MS Gothic" w:hAnsi="MS Gothic"/>
                <w:rtl w:val="0"/>
              </w:rPr>
              <w:t xml:space="preserve">☑</w:t>
            </w:r>
            <w:r w:rsidDel="00000000" w:rsidR="00000000" w:rsidRPr="00000000">
              <w:rPr>
                <w:rtl w:val="0"/>
              </w:rPr>
            </w:r>
          </w:p>
        </w:tc>
        <w:tc>
          <w:tcPr>
            <w:gridSpan w:val="10"/>
            <w:tcBorders>
              <w:bottom w:color="7f7e82" w:space="0" w:sz="4" w:val="single"/>
            </w:tcBorders>
            <w:shd w:fill="c4c4cd" w:val="clear"/>
            <w:vAlign w:val="center"/>
          </w:tcPr>
          <w:p w:rsidR="00000000" w:rsidDel="00000000" w:rsidP="00000000" w:rsidRDefault="00000000" w:rsidRPr="00000000" w14:paraId="000002CF">
            <w:pPr>
              <w:keepNext w:val="1"/>
              <w:widowControl w:val="1"/>
              <w:pBdr>
                <w:top w:space="0" w:sz="0" w:val="nil"/>
                <w:left w:space="0" w:sz="0" w:val="nil"/>
                <w:bottom w:space="0" w:sz="0" w:val="nil"/>
                <w:right w:space="0" w:sz="0" w:val="nil"/>
                <w:between w:space="0" w:sz="0" w:val="nil"/>
              </w:pBdr>
              <w:rPr>
                <w:b w:val="1"/>
                <w:color w:val="000000"/>
                <w:sz w:val="16"/>
                <w:szCs w:val="16"/>
              </w:rPr>
            </w:pPr>
            <w:r w:rsidDel="00000000" w:rsidR="00000000" w:rsidRPr="00000000">
              <w:rPr>
                <w:b w:val="1"/>
                <w:color w:val="000000"/>
                <w:sz w:val="16"/>
                <w:szCs w:val="16"/>
                <w:rtl w:val="0"/>
              </w:rPr>
              <w:t xml:space="preserve">Documented results and evaluation of your experiments</w:t>
            </w:r>
          </w:p>
        </w:tc>
      </w:tr>
      <w:tr>
        <w:trPr>
          <w:cantSplit w:val="0"/>
          <w:trHeight w:val="20" w:hRule="atLeast"/>
          <w:tblHeader w:val="0"/>
        </w:trPr>
        <w:tc>
          <w:tcPr>
            <w:vMerge w:val="continue"/>
            <w:vAlign w:val="center"/>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00"/>
                <w:sz w:val="16"/>
                <w:szCs w:val="16"/>
              </w:rPr>
            </w:pPr>
            <w:r w:rsidDel="00000000" w:rsidR="00000000" w:rsidRPr="00000000">
              <w:rPr>
                <w:rtl w:val="0"/>
              </w:rPr>
            </w:r>
          </w:p>
        </w:tc>
        <w:tc>
          <w:tcPr>
            <w:gridSpan w:val="10"/>
            <w:vAlign w:val="center"/>
          </w:tcPr>
          <w:p w:rsidR="00000000" w:rsidDel="00000000" w:rsidP="00000000" w:rsidRDefault="00000000" w:rsidRPr="00000000" w14:paraId="000002DA">
            <w:pPr>
              <w:rPr/>
            </w:pPr>
            <w:r w:rsidDel="00000000" w:rsidR="00000000" w:rsidRPr="00000000">
              <w:rPr>
                <w:color w:val="ff0000"/>
                <w:sz w:val="16"/>
                <w:szCs w:val="16"/>
                <w:rtl w:val="0"/>
              </w:rPr>
              <w:t xml:space="preserve">Please provide references (not included in the application)</w:t>
            </w: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tc>
      </w:tr>
      <w:tr>
        <w:trPr>
          <w:cantSplit w:val="0"/>
          <w:trHeight w:val="20" w:hRule="atLeast"/>
          <w:tblHeader w:val="0"/>
        </w:trPr>
        <w:tc>
          <w:tcPr>
            <w:vMerge w:val="restart"/>
            <w:vAlign w:val="center"/>
          </w:tcPr>
          <w:p w:rsidR="00000000" w:rsidDel="00000000" w:rsidP="00000000" w:rsidRDefault="00000000" w:rsidRPr="00000000" w14:paraId="000002E5">
            <w:pPr>
              <w:jc w:val="center"/>
              <w:rPr/>
            </w:pPr>
            <w:r w:rsidDel="00000000" w:rsidR="00000000" w:rsidRPr="00000000">
              <w:rPr>
                <w:rFonts w:ascii="MS Gothic" w:cs="MS Gothic" w:eastAsia="MS Gothic" w:hAnsi="MS Gothic"/>
                <w:rtl w:val="0"/>
              </w:rPr>
              <w:t xml:space="preserve">☐</w:t>
            </w:r>
            <w:r w:rsidDel="00000000" w:rsidR="00000000" w:rsidRPr="00000000">
              <w:rPr>
                <w:rtl w:val="0"/>
              </w:rPr>
            </w:r>
          </w:p>
        </w:tc>
        <w:tc>
          <w:tcPr>
            <w:gridSpan w:val="6"/>
            <w:tcBorders>
              <w:bottom w:color="000000" w:space="0" w:sz="0" w:val="nil"/>
              <w:right w:color="000000" w:space="0" w:sz="0" w:val="nil"/>
            </w:tcBorders>
            <w:shd w:fill="c4c4cd" w:val="clear"/>
            <w:vAlign w:val="center"/>
          </w:tcPr>
          <w:p w:rsidR="00000000" w:rsidDel="00000000" w:rsidP="00000000" w:rsidRDefault="00000000" w:rsidRPr="00000000" w14:paraId="000002E6">
            <w:pPr>
              <w:keepNext w:val="1"/>
              <w:widowControl w:val="1"/>
              <w:pBdr>
                <w:top w:space="0" w:sz="0" w:val="nil"/>
                <w:left w:space="0" w:sz="0" w:val="nil"/>
                <w:bottom w:space="0" w:sz="0" w:val="nil"/>
                <w:right w:space="0" w:sz="0" w:val="nil"/>
                <w:between w:space="0" w:sz="0" w:val="nil"/>
              </w:pBdr>
              <w:rPr>
                <w:b w:val="1"/>
                <w:color w:val="000000"/>
                <w:sz w:val="16"/>
                <w:szCs w:val="16"/>
              </w:rPr>
            </w:pPr>
            <w:r w:rsidDel="00000000" w:rsidR="00000000" w:rsidRPr="00000000">
              <w:rPr>
                <w:b w:val="1"/>
                <w:color w:val="000000"/>
                <w:sz w:val="16"/>
                <w:szCs w:val="16"/>
                <w:rtl w:val="0"/>
              </w:rPr>
              <w:t xml:space="preserve">Other</w:t>
            </w:r>
          </w:p>
        </w:tc>
        <w:tc>
          <w:tcPr>
            <w:gridSpan w:val="4"/>
            <w:tcBorders>
              <w:left w:color="000000" w:space="0" w:sz="0" w:val="nil"/>
              <w:bottom w:color="000000" w:space="0" w:sz="0" w:val="nil"/>
            </w:tcBorders>
            <w:shd w:fill="c4c4cd" w:val="clear"/>
          </w:tcPr>
          <w:p w:rsidR="00000000" w:rsidDel="00000000" w:rsidP="00000000" w:rsidRDefault="00000000" w:rsidRPr="00000000" w14:paraId="000002EC">
            <w:pPr>
              <w:widowControl w:val="1"/>
              <w:pBdr>
                <w:top w:space="0" w:sz="0" w:val="nil"/>
                <w:left w:space="0" w:sz="0" w:val="nil"/>
                <w:bottom w:space="0" w:sz="0" w:val="nil"/>
                <w:right w:space="0" w:sz="0" w:val="nil"/>
                <w:between w:space="0" w:sz="0" w:val="nil"/>
              </w:pBdr>
              <w:jc w:val="right"/>
              <w:rPr>
                <w:i w:val="1"/>
                <w:color w:val="000000"/>
                <w:sz w:val="14"/>
                <w:szCs w:val="14"/>
              </w:rPr>
            </w:pPr>
            <w:r w:rsidDel="00000000" w:rsidR="00000000" w:rsidRPr="00000000">
              <w:rPr>
                <w:i w:val="1"/>
                <w:color w:val="000000"/>
                <w:sz w:val="14"/>
                <w:szCs w:val="14"/>
                <w:rtl w:val="0"/>
              </w:rPr>
              <w:t xml:space="preserve">100-character limit</w:t>
            </w:r>
          </w:p>
        </w:tc>
      </w:tr>
      <w:tr>
        <w:trPr>
          <w:cantSplit w:val="0"/>
          <w:trHeight w:val="20" w:hRule="atLeast"/>
          <w:tblHeader w:val="0"/>
        </w:trPr>
        <w:tc>
          <w:tcPr>
            <w:vMerge w:val="continue"/>
            <w:vAlign w:val="center"/>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color w:val="000000"/>
                <w:sz w:val="14"/>
                <w:szCs w:val="14"/>
              </w:rPr>
            </w:pPr>
            <w:r w:rsidDel="00000000" w:rsidR="00000000" w:rsidRPr="00000000">
              <w:rPr>
                <w:rtl w:val="0"/>
              </w:rPr>
            </w:r>
          </w:p>
        </w:tc>
        <w:tc>
          <w:tcPr>
            <w:gridSpan w:val="10"/>
            <w:tcBorders>
              <w:bottom w:color="000000" w:space="0" w:sz="0" w:val="nil"/>
            </w:tcBorders>
          </w:tcPr>
          <w:p w:rsidR="00000000" w:rsidDel="00000000" w:rsidP="00000000" w:rsidRDefault="00000000" w:rsidRPr="00000000" w14:paraId="000002F1">
            <w:pPr>
              <w:rPr/>
            </w:pPr>
            <w:r w:rsidDel="00000000" w:rsidR="00000000" w:rsidRPr="00000000">
              <w:rPr>
                <w:rtl w:val="0"/>
              </w:rPr>
            </w:r>
          </w:p>
        </w:tc>
      </w:tr>
      <w:tr>
        <w:trPr>
          <w:cantSplit w:val="0"/>
          <w:trHeight w:val="242" w:hRule="atLeast"/>
          <w:tblHeader w:val="0"/>
        </w:trPr>
        <w:tc>
          <w:tcPr>
            <w:vMerge w:val="continue"/>
            <w:vAlign w:val="center"/>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10"/>
            <w:tcBorders>
              <w:top w:color="000000" w:space="0" w:sz="0" w:val="nil"/>
              <w:bottom w:color="000000" w:space="0" w:sz="0" w:val="nil"/>
            </w:tcBorders>
            <w:shd w:fill="auto" w:val="clear"/>
            <w:vAlign w:val="center"/>
          </w:tcPr>
          <w:p w:rsidR="00000000" w:rsidDel="00000000" w:rsidP="00000000" w:rsidRDefault="00000000" w:rsidRPr="00000000" w14:paraId="000002FC">
            <w:pPr>
              <w:keepNext w:val="1"/>
              <w:jc w:val="center"/>
              <w:rPr>
                <w:i w:val="1"/>
                <w:color w:val="747480"/>
                <w:sz w:val="16"/>
                <w:szCs w:val="16"/>
              </w:rPr>
            </w:pPr>
            <w:r w:rsidDel="00000000" w:rsidR="00000000" w:rsidRPr="00000000">
              <w:rPr>
                <w:rtl w:val="0"/>
              </w:rPr>
            </w:r>
          </w:p>
        </w:tc>
      </w:tr>
      <w:tr>
        <w:trPr>
          <w:cantSplit w:val="0"/>
          <w:trHeight w:val="242" w:hRule="atLeast"/>
          <w:tblHeader w:val="0"/>
        </w:trPr>
        <w:tc>
          <w:tcPr>
            <w:vMerge w:val="continue"/>
            <w:vAlign w:val="center"/>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color w:val="747480"/>
                <w:sz w:val="16"/>
                <w:szCs w:val="16"/>
              </w:rPr>
            </w:pPr>
            <w:r w:rsidDel="00000000" w:rsidR="00000000" w:rsidRPr="00000000">
              <w:rPr>
                <w:rtl w:val="0"/>
              </w:rPr>
            </w:r>
          </w:p>
        </w:tc>
        <w:tc>
          <w:tcPr>
            <w:gridSpan w:val="10"/>
            <w:tcBorders>
              <w:top w:color="000000" w:space="0" w:sz="0" w:val="nil"/>
            </w:tcBorders>
            <w:shd w:fill="auto" w:val="clear"/>
            <w:vAlign w:val="center"/>
          </w:tcPr>
          <w:p w:rsidR="00000000" w:rsidDel="00000000" w:rsidP="00000000" w:rsidRDefault="00000000" w:rsidRPr="00000000" w14:paraId="00000307">
            <w:pPr>
              <w:rPr/>
            </w:pPr>
            <w:r w:rsidDel="00000000" w:rsidR="00000000" w:rsidRPr="00000000">
              <w:rPr>
                <w:rtl w:val="0"/>
              </w:rPr>
            </w:r>
          </w:p>
        </w:tc>
      </w:tr>
      <w:tr>
        <w:trPr>
          <w:cantSplit w:val="0"/>
          <w:trHeight w:val="20" w:hRule="atLeast"/>
          <w:tblHeader w:val="0"/>
        </w:trPr>
        <w:tc>
          <w:tcPr>
            <w:vMerge w:val="restart"/>
            <w:vAlign w:val="center"/>
          </w:tcPr>
          <w:p w:rsidR="00000000" w:rsidDel="00000000" w:rsidP="00000000" w:rsidRDefault="00000000" w:rsidRPr="00000000" w14:paraId="00000311">
            <w:pPr>
              <w:jc w:val="center"/>
              <w:rPr/>
            </w:pPr>
            <w:r w:rsidDel="00000000" w:rsidR="00000000" w:rsidRPr="00000000">
              <w:rPr>
                <w:rFonts w:ascii="MS Gothic" w:cs="MS Gothic" w:eastAsia="MS Gothic" w:hAnsi="MS Gothic"/>
                <w:rtl w:val="0"/>
              </w:rPr>
              <w:t xml:space="preserve">☐</w:t>
            </w:r>
            <w:r w:rsidDel="00000000" w:rsidR="00000000" w:rsidRPr="00000000">
              <w:rPr>
                <w:rtl w:val="0"/>
              </w:rPr>
            </w:r>
          </w:p>
        </w:tc>
        <w:tc>
          <w:tcPr>
            <w:gridSpan w:val="10"/>
            <w:tcBorders>
              <w:bottom w:color="7f7e82" w:space="0" w:sz="4" w:val="single"/>
            </w:tcBorders>
            <w:shd w:fill="c4c4cd" w:val="clear"/>
            <w:vAlign w:val="center"/>
          </w:tcPr>
          <w:p w:rsidR="00000000" w:rsidDel="00000000" w:rsidP="00000000" w:rsidRDefault="00000000" w:rsidRPr="00000000" w14:paraId="00000312">
            <w:pPr>
              <w:keepNext w:val="1"/>
              <w:widowControl w:val="1"/>
              <w:pBdr>
                <w:top w:space="0" w:sz="0" w:val="nil"/>
                <w:left w:space="0" w:sz="0" w:val="nil"/>
                <w:bottom w:space="0" w:sz="0" w:val="nil"/>
                <w:right w:space="0" w:sz="0" w:val="nil"/>
                <w:between w:space="0" w:sz="0" w:val="nil"/>
              </w:pBdr>
              <w:rPr>
                <w:b w:val="1"/>
                <w:color w:val="000000"/>
                <w:sz w:val="16"/>
                <w:szCs w:val="16"/>
              </w:rPr>
            </w:pPr>
            <w:r w:rsidDel="00000000" w:rsidR="00000000" w:rsidRPr="00000000">
              <w:rPr>
                <w:b w:val="1"/>
                <w:color w:val="000000"/>
                <w:sz w:val="16"/>
                <w:szCs w:val="16"/>
                <w:rtl w:val="0"/>
              </w:rPr>
              <w:t xml:space="preserve">The company did not keep records</w:t>
            </w:r>
          </w:p>
        </w:tc>
      </w:tr>
      <w:tr>
        <w:trPr>
          <w:cantSplit w:val="0"/>
          <w:trHeight w:val="20" w:hRule="atLeast"/>
          <w:tblHeader w:val="0"/>
        </w:trPr>
        <w:tc>
          <w:tcPr>
            <w:vMerge w:val="continue"/>
            <w:vAlign w:val="center"/>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00"/>
                <w:sz w:val="16"/>
                <w:szCs w:val="16"/>
              </w:rPr>
            </w:pPr>
            <w:r w:rsidDel="00000000" w:rsidR="00000000" w:rsidRPr="00000000">
              <w:rPr>
                <w:rtl w:val="0"/>
              </w:rPr>
            </w:r>
          </w:p>
        </w:tc>
        <w:tc>
          <w:tcPr>
            <w:gridSpan w:val="10"/>
            <w:vAlign w:val="center"/>
          </w:tcPr>
          <w:p w:rsidR="00000000" w:rsidDel="00000000" w:rsidP="00000000" w:rsidRDefault="00000000" w:rsidRPr="00000000" w14:paraId="0000031D">
            <w:pPr>
              <w:rPr/>
            </w:pPr>
            <w:r w:rsidDel="00000000" w:rsidR="00000000" w:rsidRPr="00000000">
              <w:rPr>
                <w:rtl w:val="0"/>
              </w:rPr>
            </w:r>
          </w:p>
        </w:tc>
      </w:tr>
    </w:tbl>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pStyle w:val="Heading1"/>
        <w:widowControl w:val="1"/>
        <w:spacing w:after="60" w:before="60" w:lineRule="auto"/>
        <w:rPr/>
      </w:pPr>
      <w:r w:rsidDel="00000000" w:rsidR="00000000" w:rsidRPr="00000000">
        <w:rPr>
          <w:rtl w:val="0"/>
        </w:rPr>
        <w:t xml:space="preserve">Core 2 – Design and development of new GenAI based functionality and tools to enhance the quality and timeliness of experiential learning feedback </w:t>
      </w:r>
    </w:p>
    <w:tbl>
      <w:tblPr>
        <w:tblStyle w:val="Table3"/>
        <w:tblW w:w="9016.0" w:type="dxa"/>
        <w:jc w:val="left"/>
        <w:tblBorders>
          <w:top w:color="7f7e82" w:space="0" w:sz="4" w:val="single"/>
          <w:left w:color="7f7e82" w:space="0" w:sz="4" w:val="single"/>
          <w:bottom w:color="7f7e82" w:space="0" w:sz="4" w:val="single"/>
          <w:right w:color="7f7e82" w:space="0" w:sz="4" w:val="single"/>
          <w:insideH w:color="7f7e82" w:space="0" w:sz="4" w:val="single"/>
          <w:insideV w:color="7f7e82" w:space="0" w:sz="4" w:val="single"/>
        </w:tblBorders>
        <w:tblLayout w:type="fixed"/>
        <w:tblLook w:val="0000"/>
      </w:tblPr>
      <w:tblGrid>
        <w:gridCol w:w="416"/>
        <w:gridCol w:w="4257"/>
        <w:gridCol w:w="1544"/>
        <w:gridCol w:w="730"/>
        <w:gridCol w:w="269"/>
        <w:gridCol w:w="115"/>
        <w:gridCol w:w="175"/>
        <w:gridCol w:w="388"/>
        <w:gridCol w:w="323"/>
        <w:gridCol w:w="153"/>
        <w:gridCol w:w="646"/>
        <w:tblGridChange w:id="0">
          <w:tblGrid>
            <w:gridCol w:w="416"/>
            <w:gridCol w:w="4257"/>
            <w:gridCol w:w="1544"/>
            <w:gridCol w:w="730"/>
            <w:gridCol w:w="269"/>
            <w:gridCol w:w="115"/>
            <w:gridCol w:w="175"/>
            <w:gridCol w:w="388"/>
            <w:gridCol w:w="323"/>
            <w:gridCol w:w="153"/>
            <w:gridCol w:w="646"/>
          </w:tblGrid>
        </w:tblGridChange>
      </w:tblGrid>
      <w:tr>
        <w:trPr>
          <w:cantSplit w:val="0"/>
          <w:trHeight w:val="20" w:hRule="atLeast"/>
          <w:tblHeader w:val="0"/>
        </w:trPr>
        <w:tc>
          <w:tcPr>
            <w:gridSpan w:val="5"/>
            <w:tcBorders>
              <w:bottom w:color="000000" w:space="0" w:sz="0" w:val="nil"/>
              <w:right w:color="000000" w:space="0" w:sz="0" w:val="nil"/>
            </w:tcBorders>
            <w:shd w:fill="c4c4cd" w:val="clear"/>
            <w:vAlign w:val="bottom"/>
          </w:tcPr>
          <w:p w:rsidR="00000000" w:rsidDel="00000000" w:rsidP="00000000" w:rsidRDefault="00000000" w:rsidRPr="00000000" w14:paraId="00000329">
            <w:pPr>
              <w:keepNext w:val="1"/>
              <w:rPr>
                <w:b w:val="1"/>
                <w:sz w:val="16"/>
                <w:szCs w:val="16"/>
              </w:rPr>
            </w:pPr>
            <w:r w:rsidDel="00000000" w:rsidR="00000000" w:rsidRPr="00000000">
              <w:rPr>
                <w:b w:val="1"/>
                <w:sz w:val="16"/>
                <w:szCs w:val="16"/>
                <w:rtl w:val="0"/>
              </w:rPr>
              <w:t xml:space="preserve">Name for this core activity</w:t>
            </w:r>
          </w:p>
        </w:tc>
        <w:tc>
          <w:tcPr>
            <w:gridSpan w:val="6"/>
            <w:tcBorders>
              <w:left w:color="000000" w:space="0" w:sz="0" w:val="nil"/>
              <w:bottom w:color="000000" w:space="0" w:sz="0" w:val="nil"/>
            </w:tcBorders>
            <w:shd w:fill="c4c4cd" w:val="clear"/>
          </w:tcPr>
          <w:p w:rsidR="00000000" w:rsidDel="00000000" w:rsidP="00000000" w:rsidRDefault="00000000" w:rsidRPr="00000000" w14:paraId="0000032E">
            <w:pPr>
              <w:keepNext w:val="1"/>
              <w:widowControl w:val="1"/>
              <w:pBdr>
                <w:top w:space="0" w:sz="0" w:val="nil"/>
                <w:left w:space="0" w:sz="0" w:val="nil"/>
                <w:bottom w:space="0" w:sz="0" w:val="nil"/>
                <w:right w:space="0" w:sz="0" w:val="nil"/>
                <w:between w:space="0" w:sz="0" w:val="nil"/>
              </w:pBdr>
              <w:jc w:val="right"/>
              <w:rPr>
                <w:i w:val="1"/>
                <w:color w:val="000000"/>
                <w:sz w:val="14"/>
                <w:szCs w:val="14"/>
              </w:rPr>
            </w:pPr>
            <w:r w:rsidDel="00000000" w:rsidR="00000000" w:rsidRPr="00000000">
              <w:rPr>
                <w:i w:val="1"/>
                <w:color w:val="000000"/>
                <w:sz w:val="14"/>
                <w:szCs w:val="14"/>
                <w:rtl w:val="0"/>
              </w:rPr>
              <w:t xml:space="preserve">200-character limit</w:t>
            </w:r>
          </w:p>
        </w:tc>
      </w:tr>
      <w:tr>
        <w:trPr>
          <w:cantSplit w:val="0"/>
          <w:trHeight w:val="20" w:hRule="atLeast"/>
          <w:tblHeader w:val="0"/>
        </w:trPr>
        <w:tc>
          <w:tcPr>
            <w:gridSpan w:val="11"/>
            <w:vAlign w:val="center"/>
          </w:tcPr>
          <w:p w:rsidR="00000000" w:rsidDel="00000000" w:rsidP="00000000" w:rsidRDefault="00000000" w:rsidRPr="00000000" w14:paraId="00000334">
            <w:pPr>
              <w:rPr/>
            </w:pPr>
            <w:r w:rsidDel="00000000" w:rsidR="00000000" w:rsidRPr="00000000">
              <w:rPr>
                <w:rtl w:val="0"/>
              </w:rPr>
              <w:t xml:space="preserve">Design and development of new GenAI based functionality and tools to enhance the quality and timeliness of experiential learning feedback </w:t>
            </w:r>
          </w:p>
        </w:tc>
      </w:tr>
      <w:tr>
        <w:trPr>
          <w:cantSplit w:val="0"/>
          <w:trHeight w:val="20" w:hRule="atLeast"/>
          <w:tblHeader w:val="0"/>
        </w:trPr>
        <w:tc>
          <w:tcPr>
            <w:gridSpan w:val="9"/>
            <w:tcBorders>
              <w:top w:color="747480" w:space="0" w:sz="4" w:val="single"/>
              <w:left w:color="747480" w:space="0" w:sz="4" w:val="single"/>
              <w:bottom w:color="747480" w:space="0" w:sz="4" w:val="single"/>
              <w:right w:color="747480" w:space="0" w:sz="4" w:val="single"/>
            </w:tcBorders>
            <w:shd w:fill="c4c4cd" w:val="clear"/>
            <w:vAlign w:val="center"/>
          </w:tcPr>
          <w:p w:rsidR="00000000" w:rsidDel="00000000" w:rsidP="00000000" w:rsidRDefault="00000000" w:rsidRPr="00000000" w14:paraId="0000033F">
            <w:pPr>
              <w:widowControl w:val="1"/>
              <w:pBdr>
                <w:top w:space="0" w:sz="0" w:val="nil"/>
                <w:left w:space="0" w:sz="0" w:val="nil"/>
                <w:bottom w:space="0" w:sz="0" w:val="nil"/>
                <w:right w:space="0" w:sz="0" w:val="nil"/>
                <w:between w:space="0" w:sz="0" w:val="nil"/>
              </w:pBdr>
              <w:rPr>
                <w:b w:val="1"/>
                <w:color w:val="000000"/>
                <w:sz w:val="16"/>
                <w:szCs w:val="16"/>
              </w:rPr>
            </w:pPr>
            <w:r w:rsidDel="00000000" w:rsidR="00000000" w:rsidRPr="00000000">
              <w:rPr>
                <w:b w:val="1"/>
                <w:color w:val="000000"/>
                <w:sz w:val="16"/>
                <w:szCs w:val="16"/>
                <w:rtl w:val="0"/>
              </w:rPr>
              <w:t xml:space="preserve">Does this activity commence after the end of the income period for the application?</w:t>
            </w:r>
          </w:p>
        </w:tc>
        <w:tc>
          <w:tcPr>
            <w:gridSpan w:val="2"/>
            <w:tcBorders>
              <w:top w:color="747480" w:space="0" w:sz="4" w:val="single"/>
              <w:left w:color="747480" w:space="0" w:sz="4" w:val="single"/>
              <w:bottom w:color="747480" w:space="0" w:sz="4" w:val="single"/>
              <w:right w:color="747480" w:space="0" w:sz="4" w:val="single"/>
            </w:tcBorders>
            <w:shd w:fill="auto" w:val="clear"/>
            <w:vAlign w:val="center"/>
          </w:tcPr>
          <w:p w:rsidR="00000000" w:rsidDel="00000000" w:rsidP="00000000" w:rsidRDefault="00000000" w:rsidRPr="00000000" w14:paraId="00000348">
            <w:pPr>
              <w:jc w:val="center"/>
              <w:rPr/>
            </w:pPr>
            <w:r w:rsidDel="00000000" w:rsidR="00000000" w:rsidRPr="00000000">
              <w:rPr>
                <w:rtl w:val="0"/>
              </w:rPr>
              <w:t xml:space="preserve">No</w:t>
            </w:r>
          </w:p>
        </w:tc>
      </w:tr>
      <w:tr>
        <w:trPr>
          <w:cantSplit w:val="0"/>
          <w:trHeight w:val="20" w:hRule="atLeast"/>
          <w:tblHeader w:val="0"/>
        </w:trPr>
        <w:tc>
          <w:tcPr>
            <w:gridSpan w:val="3"/>
            <w:tcBorders>
              <w:top w:color="7f7e82" w:space="0" w:sz="4" w:val="single"/>
              <w:left w:color="7f7e82" w:space="0" w:sz="4" w:val="single"/>
              <w:bottom w:color="7f7e82" w:space="0" w:sz="4" w:val="single"/>
              <w:right w:color="7f7e82" w:space="0" w:sz="4" w:val="single"/>
            </w:tcBorders>
            <w:shd w:fill="c4c4cd" w:val="clear"/>
          </w:tcPr>
          <w:p w:rsidR="00000000" w:rsidDel="00000000" w:rsidP="00000000" w:rsidRDefault="00000000" w:rsidRPr="00000000" w14:paraId="0000034A">
            <w:pPr>
              <w:widowControl w:val="1"/>
              <w:pBdr>
                <w:top w:space="0" w:sz="0" w:val="nil"/>
                <w:left w:space="0" w:sz="0" w:val="nil"/>
                <w:bottom w:space="0" w:sz="0" w:val="nil"/>
                <w:right w:space="0" w:sz="0" w:val="nil"/>
                <w:between w:space="0" w:sz="0" w:val="nil"/>
              </w:pBdr>
              <w:rPr>
                <w:b w:val="1"/>
                <w:color w:val="000000"/>
                <w:sz w:val="16"/>
                <w:szCs w:val="16"/>
              </w:rPr>
            </w:pPr>
            <w:r w:rsidDel="00000000" w:rsidR="00000000" w:rsidRPr="00000000">
              <w:rPr>
                <w:b w:val="1"/>
                <w:color w:val="000000"/>
                <w:sz w:val="16"/>
                <w:szCs w:val="16"/>
                <w:rtl w:val="0"/>
              </w:rPr>
              <w:t xml:space="preserve">Start and end dates</w:t>
            </w:r>
          </w:p>
        </w:tc>
        <w:tc>
          <w:tcPr>
            <w:gridSpan w:val="3"/>
            <w:tcBorders>
              <w:top w:color="7f7e82" w:space="0" w:sz="4" w:val="single"/>
              <w:left w:color="7f7e82" w:space="0" w:sz="4" w:val="single"/>
              <w:bottom w:color="7f7e82" w:space="0" w:sz="4" w:val="single"/>
              <w:right w:color="000000" w:space="0" w:sz="0" w:val="nil"/>
            </w:tcBorders>
            <w:vAlign w:val="center"/>
          </w:tcPr>
          <w:p w:rsidR="00000000" w:rsidDel="00000000" w:rsidP="00000000" w:rsidRDefault="00000000" w:rsidRPr="00000000" w14:paraId="0000034D">
            <w:pPr>
              <w:jc w:val="right"/>
              <w:rPr>
                <w:color w:val="ff0000"/>
              </w:rPr>
            </w:pPr>
            <w:r w:rsidDel="00000000" w:rsidR="00000000" w:rsidRPr="00000000">
              <w:rPr>
                <w:rtl w:val="0"/>
              </w:rPr>
              <w:t xml:space="preserve">07/2022</w:t>
            </w:r>
            <w:r w:rsidDel="00000000" w:rsidR="00000000" w:rsidRPr="00000000">
              <w:rPr>
                <w:rtl w:val="0"/>
              </w:rPr>
            </w:r>
          </w:p>
        </w:tc>
        <w:tc>
          <w:tcPr>
            <w:gridSpan w:val="2"/>
            <w:tcBorders>
              <w:top w:color="7f7e82" w:space="0" w:sz="4" w:val="single"/>
              <w:left w:color="000000" w:space="0" w:sz="0" w:val="nil"/>
              <w:bottom w:color="7f7e82" w:space="0" w:sz="4" w:val="single"/>
              <w:right w:color="000000" w:space="0" w:sz="0" w:val="nil"/>
            </w:tcBorders>
            <w:vAlign w:val="center"/>
          </w:tcPr>
          <w:p w:rsidR="00000000" w:rsidDel="00000000" w:rsidP="00000000" w:rsidRDefault="00000000" w:rsidRPr="00000000" w14:paraId="00000350">
            <w:pPr>
              <w:widowControl w:val="1"/>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rtl w:val="0"/>
              </w:rPr>
              <w:t xml:space="preserve">to</w:t>
            </w:r>
          </w:p>
        </w:tc>
        <w:tc>
          <w:tcPr>
            <w:gridSpan w:val="3"/>
            <w:tcBorders>
              <w:top w:color="7f7e82" w:space="0" w:sz="4" w:val="single"/>
              <w:left w:color="000000" w:space="0" w:sz="0" w:val="nil"/>
              <w:bottom w:color="7f7e82" w:space="0" w:sz="4" w:val="single"/>
              <w:right w:color="7f7e82" w:space="0" w:sz="4" w:val="single"/>
            </w:tcBorders>
            <w:vAlign w:val="center"/>
          </w:tcPr>
          <w:p w:rsidR="00000000" w:rsidDel="00000000" w:rsidP="00000000" w:rsidRDefault="00000000" w:rsidRPr="00000000" w14:paraId="00000352">
            <w:pPr>
              <w:rPr>
                <w:color w:val="ff0000"/>
              </w:rPr>
            </w:pPr>
            <w:r w:rsidDel="00000000" w:rsidR="00000000" w:rsidRPr="00000000">
              <w:rPr>
                <w:rtl w:val="0"/>
              </w:rPr>
              <w:t xml:space="preserve">06/2025</w:t>
            </w:r>
            <w:r w:rsidDel="00000000" w:rsidR="00000000" w:rsidRPr="00000000">
              <w:rPr>
                <w:rtl w:val="0"/>
              </w:rPr>
            </w:r>
          </w:p>
        </w:tc>
      </w:tr>
      <w:tr>
        <w:trPr>
          <w:cantSplit w:val="0"/>
          <w:trHeight w:val="20" w:hRule="atLeast"/>
          <w:tblHeader w:val="0"/>
        </w:trPr>
        <w:tc>
          <w:tcPr>
            <w:gridSpan w:val="3"/>
            <w:tcBorders>
              <w:top w:color="747480" w:space="0" w:sz="4" w:val="single"/>
              <w:left w:color="747480" w:space="0" w:sz="4" w:val="single"/>
              <w:bottom w:color="747480" w:space="0" w:sz="4" w:val="single"/>
              <w:right w:color="747480" w:space="0" w:sz="4" w:val="single"/>
            </w:tcBorders>
            <w:shd w:fill="c4c4cd" w:val="clear"/>
            <w:vAlign w:val="center"/>
          </w:tcPr>
          <w:p w:rsidR="00000000" w:rsidDel="00000000" w:rsidP="00000000" w:rsidRDefault="00000000" w:rsidRPr="00000000" w14:paraId="00000355">
            <w:pPr>
              <w:widowControl w:val="1"/>
              <w:pBdr>
                <w:top w:space="0" w:sz="0" w:val="nil"/>
                <w:left w:space="0" w:sz="0" w:val="nil"/>
                <w:bottom w:space="0" w:sz="0" w:val="nil"/>
                <w:right w:space="0" w:sz="0" w:val="nil"/>
                <w:between w:space="0" w:sz="0" w:val="nil"/>
              </w:pBdr>
              <w:rPr>
                <w:b w:val="1"/>
                <w:color w:val="000000"/>
                <w:sz w:val="16"/>
                <w:szCs w:val="16"/>
              </w:rPr>
            </w:pPr>
            <w:r w:rsidDel="00000000" w:rsidR="00000000" w:rsidRPr="00000000">
              <w:rPr>
                <w:b w:val="1"/>
                <w:color w:val="000000"/>
                <w:sz w:val="16"/>
                <w:szCs w:val="16"/>
                <w:rtl w:val="0"/>
              </w:rPr>
              <w:t xml:space="preserve">Estimated expenditure</w:t>
            </w:r>
          </w:p>
        </w:tc>
        <w:tc>
          <w:tcPr>
            <w:tcBorders>
              <w:top w:color="747480" w:space="0" w:sz="4" w:val="single"/>
              <w:left w:color="747480" w:space="0" w:sz="4" w:val="single"/>
              <w:bottom w:color="747480" w:space="0" w:sz="4" w:val="single"/>
              <w:right w:color="747480" w:space="0" w:sz="4" w:val="single"/>
            </w:tcBorders>
            <w:shd w:fill="c4c4cd" w:val="clear"/>
            <w:vAlign w:val="center"/>
          </w:tcPr>
          <w:p w:rsidR="00000000" w:rsidDel="00000000" w:rsidP="00000000" w:rsidRDefault="00000000" w:rsidRPr="00000000" w14:paraId="00000358">
            <w:pPr>
              <w:widowControl w:val="1"/>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rtl w:val="0"/>
              </w:rPr>
              <w:t xml:space="preserve">AUD</w:t>
            </w:r>
          </w:p>
        </w:tc>
        <w:tc>
          <w:tcPr>
            <w:gridSpan w:val="6"/>
            <w:tcBorders>
              <w:top w:color="747480" w:space="0" w:sz="4" w:val="single"/>
              <w:left w:color="747480" w:space="0" w:sz="4" w:val="single"/>
              <w:bottom w:color="747480" w:space="0" w:sz="4" w:val="single"/>
              <w:right w:color="747480" w:space="0" w:sz="4" w:val="single"/>
            </w:tcBorders>
            <w:vAlign w:val="center"/>
          </w:tcPr>
          <w:p w:rsidR="00000000" w:rsidDel="00000000" w:rsidP="00000000" w:rsidRDefault="00000000" w:rsidRPr="00000000" w14:paraId="00000359">
            <w:pPr>
              <w:jc w:val="right"/>
              <w:rPr/>
            </w:pPr>
            <w:r w:rsidDel="00000000" w:rsidR="00000000" w:rsidRPr="00000000">
              <w:rPr>
                <w:rtl w:val="0"/>
              </w:rPr>
              <w:t xml:space="preserve">TBC</w:t>
            </w:r>
          </w:p>
        </w:tc>
        <w:tc>
          <w:tcPr>
            <w:tcBorders>
              <w:top w:color="747480" w:space="0" w:sz="4" w:val="single"/>
              <w:left w:color="747480" w:space="0" w:sz="4" w:val="single"/>
              <w:bottom w:color="747480" w:space="0" w:sz="4" w:val="single"/>
              <w:right w:color="747480" w:space="0" w:sz="4" w:val="single"/>
            </w:tcBorders>
            <w:shd w:fill="c4c4cd" w:val="clear"/>
            <w:vAlign w:val="center"/>
          </w:tcPr>
          <w:p w:rsidR="00000000" w:rsidDel="00000000" w:rsidP="00000000" w:rsidRDefault="00000000" w:rsidRPr="00000000" w14:paraId="0000035F">
            <w:pPr>
              <w:widowControl w:val="1"/>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.00</w:t>
            </w:r>
          </w:p>
        </w:tc>
      </w:tr>
      <w:tr>
        <w:trPr>
          <w:cantSplit w:val="0"/>
          <w:trHeight w:val="738" w:hRule="atLeast"/>
          <w:tblHeader w:val="0"/>
        </w:trPr>
        <w:tc>
          <w:tcPr>
            <w:gridSpan w:val="2"/>
            <w:tcBorders>
              <w:top w:color="7f7e82" w:space="0" w:sz="4" w:val="single"/>
              <w:left w:color="7f7e82" w:space="0" w:sz="4" w:val="single"/>
              <w:bottom w:color="000000" w:space="0" w:sz="0" w:val="nil"/>
              <w:right w:color="7f7e82" w:space="0" w:sz="4" w:val="single"/>
            </w:tcBorders>
            <w:shd w:fill="c4c4cd" w:val="clear"/>
          </w:tcPr>
          <w:p w:rsidR="00000000" w:rsidDel="00000000" w:rsidP="00000000" w:rsidRDefault="00000000" w:rsidRPr="00000000" w14:paraId="00000360">
            <w:pPr>
              <w:widowControl w:val="1"/>
              <w:pBdr>
                <w:top w:space="0" w:sz="0" w:val="nil"/>
                <w:left w:space="0" w:sz="0" w:val="nil"/>
                <w:bottom w:space="0" w:sz="0" w:val="nil"/>
                <w:right w:space="0" w:sz="0" w:val="nil"/>
                <w:between w:space="0" w:sz="0" w:val="nil"/>
              </w:pBdr>
              <w:spacing w:line="276" w:lineRule="auto"/>
              <w:rPr>
                <w:b w:val="1"/>
                <w:color w:val="000000"/>
                <w:sz w:val="16"/>
                <w:szCs w:val="16"/>
              </w:rPr>
            </w:pPr>
            <w:r w:rsidDel="00000000" w:rsidR="00000000" w:rsidRPr="00000000">
              <w:rPr>
                <w:b w:val="1"/>
                <w:color w:val="000000"/>
                <w:sz w:val="16"/>
                <w:szCs w:val="16"/>
                <w:rtl w:val="0"/>
              </w:rPr>
              <w:t xml:space="preserve">Was some or all of this core activity conducted by a Research Service Provider (RSP) or Cooperative Research Centre (CRC)?</w:t>
            </w:r>
          </w:p>
        </w:tc>
        <w:tc>
          <w:tcPr>
            <w:gridSpan w:val="9"/>
            <w:tcBorders>
              <w:top w:color="7f7e82" w:space="0" w:sz="4" w:val="single"/>
              <w:left w:color="7f7e82" w:space="0" w:sz="4" w:val="single"/>
              <w:bottom w:color="000000" w:space="0" w:sz="0" w:val="nil"/>
              <w:right w:color="7f7e82" w:space="0" w:sz="4" w:val="single"/>
            </w:tcBorders>
            <w:vAlign w:val="center"/>
          </w:tcPr>
          <w:p w:rsidR="00000000" w:rsidDel="00000000" w:rsidP="00000000" w:rsidRDefault="00000000" w:rsidRPr="00000000" w14:paraId="00000362">
            <w:pPr>
              <w:widowControl w:val="1"/>
              <w:pBdr>
                <w:top w:space="0" w:sz="0" w:val="nil"/>
                <w:left w:space="0" w:sz="0" w:val="nil"/>
                <w:bottom w:space="0" w:sz="0" w:val="nil"/>
                <w:right w:space="0" w:sz="0" w:val="nil"/>
                <w:between w:space="0" w:sz="0" w:val="nil"/>
              </w:pBdr>
              <w:spacing w:line="276" w:lineRule="auto"/>
              <w:rPr>
                <w:color w:val="000000"/>
                <w:sz w:val="16"/>
                <w:szCs w:val="16"/>
              </w:rPr>
            </w:pPr>
            <w:r w:rsidDel="00000000" w:rsidR="00000000" w:rsidRPr="00000000">
              <w:rPr>
                <w:color w:val="000000"/>
                <w:sz w:val="16"/>
                <w:szCs w:val="16"/>
                <w:rtl w:val="0"/>
              </w:rPr>
              <w:t xml:space="preserve">Please choose…</w:t>
            </w:r>
          </w:p>
        </w:tc>
      </w:tr>
      <w:tr>
        <w:trPr>
          <w:cantSplit w:val="0"/>
          <w:trHeight w:val="565" w:hRule="atLeast"/>
          <w:tblHeader w:val="0"/>
        </w:trPr>
        <w:tc>
          <w:tcPr>
            <w:gridSpan w:val="2"/>
            <w:tcBorders>
              <w:top w:color="7f7e82" w:space="0" w:sz="4" w:val="single"/>
              <w:left w:color="7f7e82" w:space="0" w:sz="4" w:val="single"/>
              <w:bottom w:color="000000" w:space="0" w:sz="0" w:val="nil"/>
              <w:right w:color="7f7e82" w:space="0" w:sz="4" w:val="single"/>
            </w:tcBorders>
            <w:shd w:fill="c4c4cd" w:val="clear"/>
          </w:tcPr>
          <w:p w:rsidR="00000000" w:rsidDel="00000000" w:rsidP="00000000" w:rsidRDefault="00000000" w:rsidRPr="00000000" w14:paraId="0000036B">
            <w:pPr>
              <w:widowControl w:val="1"/>
              <w:pBdr>
                <w:top w:space="0" w:sz="0" w:val="nil"/>
                <w:left w:space="0" w:sz="0" w:val="nil"/>
                <w:bottom w:space="0" w:sz="0" w:val="nil"/>
                <w:right w:space="0" w:sz="0" w:val="nil"/>
                <w:between w:space="0" w:sz="0" w:val="nil"/>
              </w:pBdr>
              <w:spacing w:line="276" w:lineRule="auto"/>
              <w:rPr>
                <w:b w:val="1"/>
                <w:color w:val="000000"/>
                <w:sz w:val="16"/>
                <w:szCs w:val="16"/>
              </w:rPr>
            </w:pPr>
            <w:r w:rsidDel="00000000" w:rsidR="00000000" w:rsidRPr="00000000">
              <w:rPr>
                <w:b w:val="1"/>
                <w:color w:val="000000"/>
                <w:sz w:val="16"/>
                <w:szCs w:val="16"/>
                <w:rtl w:val="0"/>
              </w:rPr>
              <w:t xml:space="preserve">Which Research Service Provider conducted some or all of this activity?</w:t>
            </w:r>
          </w:p>
        </w:tc>
        <w:tc>
          <w:tcPr>
            <w:gridSpan w:val="9"/>
            <w:tcBorders>
              <w:top w:color="7f7e82" w:space="0" w:sz="4" w:val="single"/>
              <w:left w:color="7f7e82" w:space="0" w:sz="4" w:val="single"/>
              <w:bottom w:color="000000" w:space="0" w:sz="0" w:val="nil"/>
              <w:right w:color="7f7e82" w:space="0" w:sz="4" w:val="single"/>
            </w:tcBorders>
            <w:vAlign w:val="center"/>
          </w:tcPr>
          <w:p w:rsidR="00000000" w:rsidDel="00000000" w:rsidP="00000000" w:rsidRDefault="00000000" w:rsidRPr="00000000" w14:paraId="0000036D">
            <w:pPr>
              <w:widowControl w:val="1"/>
              <w:pBdr>
                <w:top w:space="0" w:sz="0" w:val="nil"/>
                <w:left w:space="0" w:sz="0" w:val="nil"/>
                <w:bottom w:space="0" w:sz="0" w:val="nil"/>
                <w:right w:space="0" w:sz="0" w:val="nil"/>
                <w:between w:space="0" w:sz="0" w:val="nil"/>
              </w:pBdr>
              <w:spacing w:line="276" w:lineRule="auto"/>
              <w:rPr>
                <w:color w:val="000000"/>
                <w:sz w:val="16"/>
                <w:szCs w:val="16"/>
              </w:rPr>
            </w:pPr>
            <w:r w:rsidDel="00000000" w:rsidR="00000000" w:rsidRPr="00000000">
              <w:rPr>
                <w:color w:val="000000"/>
                <w:sz w:val="16"/>
                <w:szCs w:val="16"/>
                <w:rtl w:val="0"/>
              </w:rPr>
              <w:t xml:space="preserve">Please choose...</w:t>
            </w:r>
          </w:p>
        </w:tc>
      </w:tr>
      <w:tr>
        <w:trPr>
          <w:cantSplit w:val="0"/>
          <w:trHeight w:val="20" w:hRule="atLeast"/>
          <w:tblHeader w:val="0"/>
        </w:trPr>
        <w:tc>
          <w:tcPr>
            <w:gridSpan w:val="11"/>
            <w:tcBorders>
              <w:top w:color="7f7e82" w:space="0" w:sz="4" w:val="single"/>
              <w:left w:color="7f7e82" w:space="0" w:sz="4" w:val="single"/>
              <w:bottom w:color="000000" w:space="0" w:sz="0" w:val="nil"/>
              <w:right w:color="7f7e82" w:space="0" w:sz="4" w:val="single"/>
            </w:tcBorders>
            <w:shd w:fill="c4c4cd" w:val="clear"/>
          </w:tcPr>
          <w:p w:rsidR="00000000" w:rsidDel="00000000" w:rsidP="00000000" w:rsidRDefault="00000000" w:rsidRPr="00000000" w14:paraId="00000376">
            <w:pPr>
              <w:widowControl w:val="1"/>
              <w:pBdr>
                <w:top w:space="0" w:sz="0" w:val="nil"/>
                <w:left w:space="0" w:sz="0" w:val="nil"/>
                <w:bottom w:space="0" w:sz="0" w:val="nil"/>
                <w:right w:space="0" w:sz="0" w:val="nil"/>
                <w:between w:space="0" w:sz="0" w:val="nil"/>
              </w:pBdr>
              <w:spacing w:line="276" w:lineRule="auto"/>
              <w:rPr>
                <w:b w:val="1"/>
                <w:color w:val="000000"/>
                <w:sz w:val="14"/>
                <w:szCs w:val="14"/>
              </w:rPr>
            </w:pPr>
            <w:r w:rsidDel="00000000" w:rsidR="00000000" w:rsidRPr="00000000">
              <w:rPr>
                <w:b w:val="1"/>
                <w:color w:val="000000"/>
                <w:sz w:val="16"/>
                <w:szCs w:val="16"/>
                <w:rtl w:val="0"/>
              </w:rPr>
              <w:t xml:space="preserve">A brief description of the services provided by the Research Service Provider</w:t>
            </w:r>
            <w:r w:rsidDel="00000000" w:rsidR="00000000" w:rsidRPr="00000000">
              <w:rPr>
                <w:rtl w:val="0"/>
              </w:rPr>
            </w:r>
          </w:p>
        </w:tc>
      </w:tr>
      <w:tr>
        <w:trPr>
          <w:cantSplit w:val="0"/>
          <w:trHeight w:val="20" w:hRule="atLeast"/>
          <w:tblHeader w:val="0"/>
        </w:trPr>
        <w:tc>
          <w:tcPr>
            <w:gridSpan w:val="11"/>
            <w:tcBorders>
              <w:top w:color="7f7e82" w:space="0" w:sz="4" w:val="single"/>
              <w:left w:color="7f7e82" w:space="0" w:sz="4" w:val="single"/>
              <w:bottom w:color="000000" w:space="0" w:sz="0" w:val="nil"/>
              <w:right w:color="7f7e82" w:space="0" w:sz="4" w:val="single"/>
            </w:tcBorders>
          </w:tcPr>
          <w:p w:rsidR="00000000" w:rsidDel="00000000" w:rsidP="00000000" w:rsidRDefault="00000000" w:rsidRPr="00000000" w14:paraId="00000381">
            <w:pPr>
              <w:widowControl w:val="1"/>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c>
      </w:tr>
      <w:tr>
        <w:trPr>
          <w:cantSplit w:val="0"/>
          <w:trHeight w:val="20" w:hRule="atLeast"/>
          <w:tblHeader w:val="0"/>
        </w:trPr>
        <w:tc>
          <w:tcPr>
            <w:gridSpan w:val="5"/>
            <w:tcBorders>
              <w:bottom w:color="000000" w:space="0" w:sz="0" w:val="nil"/>
              <w:right w:color="000000" w:space="0" w:sz="0" w:val="nil"/>
            </w:tcBorders>
            <w:shd w:fill="c4c4cd" w:val="clear"/>
            <w:vAlign w:val="bottom"/>
          </w:tcPr>
          <w:p w:rsidR="00000000" w:rsidDel="00000000" w:rsidP="00000000" w:rsidRDefault="00000000" w:rsidRPr="00000000" w14:paraId="0000038C">
            <w:pPr>
              <w:keepNext w:val="1"/>
              <w:widowControl w:val="1"/>
              <w:pBdr>
                <w:top w:space="0" w:sz="0" w:val="nil"/>
                <w:left w:space="0" w:sz="0" w:val="nil"/>
                <w:bottom w:space="0" w:sz="0" w:val="nil"/>
                <w:right w:space="0" w:sz="0" w:val="nil"/>
                <w:between w:space="0" w:sz="0" w:val="nil"/>
              </w:pBdr>
              <w:rPr>
                <w:color w:val="000000"/>
                <w:sz w:val="16"/>
                <w:szCs w:val="16"/>
              </w:rPr>
            </w:pPr>
            <w:r w:rsidDel="00000000" w:rsidR="00000000" w:rsidRPr="00000000">
              <w:rPr>
                <w:b w:val="1"/>
                <w:color w:val="000000"/>
                <w:sz w:val="16"/>
                <w:szCs w:val="16"/>
                <w:rtl w:val="0"/>
              </w:rPr>
              <w:t xml:space="preserve">What was the hypothesis?</w:t>
            </w:r>
            <w:r w:rsidDel="00000000" w:rsidR="00000000" w:rsidRPr="00000000">
              <w:rPr>
                <w:rtl w:val="0"/>
              </w:rPr>
            </w:r>
          </w:p>
        </w:tc>
        <w:tc>
          <w:tcPr>
            <w:gridSpan w:val="6"/>
            <w:tcBorders>
              <w:left w:color="000000" w:space="0" w:sz="0" w:val="nil"/>
              <w:bottom w:color="000000" w:space="0" w:sz="0" w:val="nil"/>
            </w:tcBorders>
            <w:shd w:fill="c4c4cd" w:val="clear"/>
          </w:tcPr>
          <w:p w:rsidR="00000000" w:rsidDel="00000000" w:rsidP="00000000" w:rsidRDefault="00000000" w:rsidRPr="00000000" w14:paraId="00000391">
            <w:pPr>
              <w:widowControl w:val="1"/>
              <w:pBdr>
                <w:top w:space="0" w:sz="0" w:val="nil"/>
                <w:left w:space="0" w:sz="0" w:val="nil"/>
                <w:bottom w:space="0" w:sz="0" w:val="nil"/>
                <w:right w:space="0" w:sz="0" w:val="nil"/>
                <w:between w:space="0" w:sz="0" w:val="nil"/>
              </w:pBdr>
              <w:jc w:val="right"/>
              <w:rPr>
                <w:i w:val="1"/>
                <w:color w:val="000000"/>
                <w:sz w:val="14"/>
                <w:szCs w:val="14"/>
              </w:rPr>
            </w:pPr>
            <w:r w:rsidDel="00000000" w:rsidR="00000000" w:rsidRPr="00000000">
              <w:rPr>
                <w:i w:val="1"/>
                <w:color w:val="000000"/>
                <w:sz w:val="14"/>
                <w:szCs w:val="14"/>
                <w:rtl w:val="0"/>
              </w:rPr>
              <w:t xml:space="preserve">4,000-character limit</w:t>
            </w:r>
          </w:p>
        </w:tc>
      </w:tr>
      <w:tr>
        <w:trPr>
          <w:cantSplit w:val="0"/>
          <w:trHeight w:val="20" w:hRule="atLeast"/>
          <w:tblHeader w:val="0"/>
        </w:trPr>
        <w:tc>
          <w:tcPr>
            <w:gridSpan w:val="11"/>
            <w:tcBorders>
              <w:bottom w:color="000000" w:space="0" w:sz="0" w:val="nil"/>
            </w:tcBorders>
          </w:tcPr>
          <w:p w:rsidR="00000000" w:rsidDel="00000000" w:rsidP="00000000" w:rsidRDefault="00000000" w:rsidRPr="00000000" w14:paraId="00000397">
            <w:pPr>
              <w:rPr/>
            </w:pPr>
            <w:r w:rsidDel="00000000" w:rsidR="00000000" w:rsidRPr="00000000">
              <w:rPr>
                <w:rtl w:val="0"/>
              </w:rPr>
              <w:t xml:space="preserve">Work based learning (WBL) enables learners to develop skills in real world situations, allowing participants to demonstrate work-readiness, increasing their employability, improves retention and career progression. Feedback from industry professionals is one of the most impactful WBL experience, however, coordinating this feedback is time consuming and labour intensive, inherently limiting its scalability. Work simulations can provide a standardised version of WBL experiences. However, the feedback provided is usually broad, generalised and potentially unhelpful to participants’ development. </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Artificial Intelligence (GenAI) offers the potential for immediate feedback to work submitted. This can help to keep participants engaged, which in turn could improve learning and course completion outcomes. However, the ability to generate meaningful feedback, to a defined quality standard is not known. Technical flaws and limitations of AI relevant to experiential learning, include:</w:t>
            </w:r>
          </w:p>
          <w:p w:rsidR="00000000" w:rsidDel="00000000" w:rsidP="00000000" w:rsidRDefault="00000000" w:rsidRPr="00000000" w14:paraId="0000039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6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inability to execute structured tasks requiring precision, such as working through a set rubric to reach a specified outcome. E.g., A rubric may define a grade based on the number of correctly identified items. However, depending on how the items are provided by the student and presented in the specimen answer/exemplar, the items may not be counted correctly, resulting in the wrong rubric being selected.</w:t>
            </w:r>
          </w:p>
          <w:p w:rsidR="00000000" w:rsidDel="00000000" w:rsidP="00000000" w:rsidRDefault="00000000" w:rsidRPr="00000000" w14:paraId="0000039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Generalisation and/or or inaccurate feedback. Effective experiential learning requires student feedback to be accurate and specific to provide actionable outcomes.</w:t>
            </w:r>
          </w:p>
          <w:p w:rsidR="00000000" w:rsidDel="00000000" w:rsidP="00000000" w:rsidRDefault="00000000" w:rsidRPr="00000000" w14:paraId="0000039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Susceptibility to ‘attacks’ resulting in successful extraction of exemplars and “answers” from the system, which is particularly problematic in the education context. </w:t>
            </w:r>
          </w:p>
          <w:p w:rsidR="00000000" w:rsidDel="00000000" w:rsidP="00000000" w:rsidRDefault="00000000" w:rsidRPr="00000000" w14:paraId="0000039D">
            <w:pPr>
              <w:rPr/>
            </w:pPr>
            <w:r w:rsidDel="00000000" w:rsidR="00000000" w:rsidRPr="00000000">
              <w:rPr>
                <w:rtl w:val="0"/>
              </w:rPr>
              <w:t xml:space="preserve">At the commencement of this activity, there were no known experiential learning feedback tools available which have successfully integrated this GenAI to achieve quality feedback outputs.  </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In undertaking this activity, Practera seeks to enhance the functionality of their work based, experiential, learning platform to provide real-time, quality feedback, which will enable new forms of career-connected learning experiences that can be scaled to meet demand, overcoming time and labour limitations due to the need for manual (human) feedback. </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Practera hypothesises that new GenAI based experiential learning feedback functionality and tools will be capable of augmenting experiential learning by providing:</w:t>
            </w:r>
          </w:p>
          <w:p w:rsidR="00000000" w:rsidDel="00000000" w:rsidP="00000000" w:rsidRDefault="00000000" w:rsidRPr="00000000" w14:paraId="000003A2">
            <w:pPr>
              <w:numPr>
                <w:ilvl w:val="0"/>
                <w:numId w:val="12"/>
              </w:numPr>
              <w:pBdr>
                <w:top w:space="0" w:sz="0" w:val="nil"/>
                <w:left w:space="0" w:sz="0" w:val="nil"/>
                <w:bottom w:space="0" w:sz="0" w:val="nil"/>
                <w:right w:space="0" w:sz="0" w:val="nil"/>
                <w:between w:space="0" w:sz="0" w:val="nil"/>
              </w:pBdr>
              <w:tabs>
                <w:tab w:val="right" w:leader="none" w:pos="9356"/>
              </w:tabs>
              <w:ind w:left="720" w:hanging="360"/>
              <w:rPr>
                <w:color w:val="000000"/>
              </w:rPr>
            </w:pPr>
            <w:r w:rsidDel="00000000" w:rsidR="00000000" w:rsidRPr="00000000">
              <w:rPr>
                <w:color w:val="000000"/>
                <w:rtl w:val="0"/>
              </w:rPr>
              <w:t xml:space="preserve">Instant, high-quality feedback on the participants’ technical and professional skills</w:t>
            </w:r>
          </w:p>
          <w:p w:rsidR="00000000" w:rsidDel="00000000" w:rsidP="00000000" w:rsidRDefault="00000000" w:rsidRPr="00000000" w14:paraId="000003A3">
            <w:pPr>
              <w:numPr>
                <w:ilvl w:val="0"/>
                <w:numId w:val="12"/>
              </w:numPr>
              <w:pBdr>
                <w:top w:space="0" w:sz="0" w:val="nil"/>
                <w:left w:space="0" w:sz="0" w:val="nil"/>
                <w:bottom w:space="0" w:sz="0" w:val="nil"/>
                <w:right w:space="0" w:sz="0" w:val="nil"/>
                <w:between w:space="0" w:sz="0" w:val="nil"/>
              </w:pBdr>
              <w:tabs>
                <w:tab w:val="right" w:leader="none" w:pos="9356"/>
              </w:tabs>
              <w:ind w:left="720" w:hanging="360"/>
              <w:rPr>
                <w:color w:val="000000"/>
              </w:rPr>
            </w:pPr>
            <w:r w:rsidDel="00000000" w:rsidR="00000000" w:rsidRPr="00000000">
              <w:rPr>
                <w:color w:val="000000"/>
                <w:rtl w:val="0"/>
              </w:rPr>
              <w:t xml:space="preserve">Evaluating and enhancing feedback from industry professionals </w:t>
            </w:r>
          </w:p>
          <w:p w:rsidR="00000000" w:rsidDel="00000000" w:rsidP="00000000" w:rsidRDefault="00000000" w:rsidRPr="00000000" w14:paraId="000003A4">
            <w:pPr>
              <w:rPr/>
            </w:pPr>
            <w:r w:rsidDel="00000000" w:rsidR="00000000" w:rsidRPr="00000000">
              <w:rPr>
                <w:rtl w:val="0"/>
              </w:rPr>
              <w:t xml:space="preserve">Leading to continued and/or increased participant engagement, resulting in improved course completion outcomes.</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Sub-hypotheses guiding the progression of the activity include:</w:t>
            </w:r>
          </w:p>
          <w:p w:rsidR="00000000" w:rsidDel="00000000" w:rsidP="00000000" w:rsidRDefault="00000000" w:rsidRPr="00000000" w14:paraId="000003A7">
            <w:pPr>
              <w:numPr>
                <w:ilvl w:val="0"/>
                <w:numId w:val="12"/>
              </w:numPr>
              <w:pBdr>
                <w:top w:space="0" w:sz="0" w:val="nil"/>
                <w:left w:space="0" w:sz="0" w:val="nil"/>
                <w:bottom w:space="0" w:sz="0" w:val="nil"/>
                <w:right w:space="0" w:sz="0" w:val="nil"/>
                <w:between w:space="0" w:sz="0" w:val="nil"/>
              </w:pBdr>
              <w:tabs>
                <w:tab w:val="right" w:leader="none" w:pos="9356"/>
              </w:tabs>
              <w:ind w:left="720" w:hanging="360"/>
              <w:rPr>
                <w:color w:val="000000"/>
              </w:rPr>
            </w:pPr>
            <w:r w:rsidDel="00000000" w:rsidR="00000000" w:rsidRPr="00000000">
              <w:rPr>
                <w:color w:val="000000"/>
                <w:rtl w:val="0"/>
              </w:rPr>
              <w:t xml:space="preserve">Feedback provided by the new GenAI based tools will be:</w:t>
            </w:r>
          </w:p>
          <w:p w:rsidR="00000000" w:rsidDel="00000000" w:rsidP="00000000" w:rsidRDefault="00000000" w:rsidRPr="00000000" w14:paraId="000003A8">
            <w:pPr>
              <w:numPr>
                <w:ilvl w:val="1"/>
                <w:numId w:val="12"/>
              </w:numPr>
              <w:pBdr>
                <w:top w:space="0" w:sz="0" w:val="nil"/>
                <w:left w:space="0" w:sz="0" w:val="nil"/>
                <w:bottom w:space="0" w:sz="0" w:val="nil"/>
                <w:right w:space="0" w:sz="0" w:val="nil"/>
                <w:between w:space="0" w:sz="0" w:val="nil"/>
              </w:pBdr>
              <w:tabs>
                <w:tab w:val="right" w:leader="none" w:pos="9356"/>
              </w:tabs>
              <w:ind w:left="1440" w:hanging="360"/>
              <w:rPr>
                <w:color w:val="000000"/>
              </w:rPr>
            </w:pPr>
            <w:r w:rsidDel="00000000" w:rsidR="00000000" w:rsidRPr="00000000">
              <w:rPr>
                <w:color w:val="000000"/>
                <w:rtl w:val="0"/>
              </w:rPr>
              <w:t xml:space="preserve">In the proper/correct context, overcoming any risk of AI hallucinations.</w:t>
            </w:r>
          </w:p>
          <w:p w:rsidR="00000000" w:rsidDel="00000000" w:rsidP="00000000" w:rsidRDefault="00000000" w:rsidRPr="00000000" w14:paraId="000003A9">
            <w:pPr>
              <w:numPr>
                <w:ilvl w:val="1"/>
                <w:numId w:val="12"/>
              </w:numPr>
              <w:pBdr>
                <w:top w:space="0" w:sz="0" w:val="nil"/>
                <w:left w:space="0" w:sz="0" w:val="nil"/>
                <w:bottom w:space="0" w:sz="0" w:val="nil"/>
                <w:right w:space="0" w:sz="0" w:val="nil"/>
                <w:between w:space="0" w:sz="0" w:val="nil"/>
              </w:pBdr>
              <w:tabs>
                <w:tab w:val="right" w:leader="none" w:pos="9356"/>
              </w:tabs>
              <w:ind w:left="1440" w:hanging="360"/>
              <w:rPr>
                <w:color w:val="000000"/>
              </w:rPr>
            </w:pPr>
            <w:r w:rsidDel="00000000" w:rsidR="00000000" w:rsidRPr="00000000">
              <w:rPr>
                <w:color w:val="000000"/>
                <w:rtl w:val="0"/>
              </w:rPr>
              <w:t xml:space="preserve">Aligned with the learning rubrics. </w:t>
            </w:r>
          </w:p>
          <w:p w:rsidR="00000000" w:rsidDel="00000000" w:rsidP="00000000" w:rsidRDefault="00000000" w:rsidRPr="00000000" w14:paraId="000003AA">
            <w:pPr>
              <w:numPr>
                <w:ilvl w:val="1"/>
                <w:numId w:val="12"/>
              </w:numPr>
              <w:pBdr>
                <w:top w:space="0" w:sz="0" w:val="nil"/>
                <w:left w:space="0" w:sz="0" w:val="nil"/>
                <w:bottom w:space="0" w:sz="0" w:val="nil"/>
                <w:right w:space="0" w:sz="0" w:val="nil"/>
                <w:between w:space="0" w:sz="0" w:val="nil"/>
              </w:pBdr>
              <w:tabs>
                <w:tab w:val="right" w:leader="none" w:pos="9356"/>
              </w:tabs>
              <w:ind w:left="1440" w:hanging="360"/>
              <w:rPr>
                <w:color w:val="000000"/>
              </w:rPr>
            </w:pPr>
            <w:r w:rsidDel="00000000" w:rsidR="00000000" w:rsidRPr="00000000">
              <w:rPr>
                <w:color w:val="000000"/>
                <w:rtl w:val="0"/>
              </w:rPr>
              <w:t xml:space="preserve">Be of adequate quality and consistency, reflective of the input/answer (degree of detail, writing style etc.) provided (by the student)</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If successful, the outcome of this activity has the potential to remove the single biggest barrier to scale – cost of human engagement - from the learning experience, while providing instant feedback. This could allow for feedback on work-based learning experiences to be completed in minutes to hours (depending on complexity).</w:t>
            </w:r>
          </w:p>
        </w:tc>
      </w:tr>
      <w:tr>
        <w:trPr>
          <w:cantSplit w:val="0"/>
          <w:trHeight w:val="20" w:hRule="atLeast"/>
          <w:tblHeader w:val="0"/>
        </w:trPr>
        <w:tc>
          <w:tcPr>
            <w:gridSpan w:val="11"/>
            <w:tcBorders>
              <w:top w:color="000000" w:space="0" w:sz="0" w:val="nil"/>
              <w:bottom w:color="000000" w:space="0" w:sz="0" w:val="nil"/>
            </w:tcBorders>
            <w:shd w:fill="auto" w:val="clear"/>
            <w:vAlign w:val="center"/>
          </w:tcPr>
          <w:p w:rsidR="00000000" w:rsidDel="00000000" w:rsidP="00000000" w:rsidRDefault="00000000" w:rsidRPr="00000000" w14:paraId="000003B7">
            <w:pPr>
              <w:keepNext w:val="1"/>
              <w:jc w:val="center"/>
              <w:rPr>
                <w:i w:val="1"/>
                <w:color w:val="747480"/>
                <w:sz w:val="16"/>
                <w:szCs w:val="16"/>
              </w:rPr>
            </w:pPr>
            <w:r w:rsidDel="00000000" w:rsidR="00000000" w:rsidRPr="00000000">
              <w:rPr>
                <w:i w:val="1"/>
                <w:color w:val="747480"/>
                <w:sz w:val="16"/>
                <w:szCs w:val="16"/>
                <w:rtl w:val="0"/>
              </w:rPr>
              <w:t xml:space="preserve">Additional response – not included in application</w:t>
            </w:r>
          </w:p>
        </w:tc>
      </w:tr>
      <w:tr>
        <w:trPr>
          <w:cantSplit w:val="0"/>
          <w:trHeight w:val="20" w:hRule="atLeast"/>
          <w:tblHeader w:val="0"/>
        </w:trPr>
        <w:tc>
          <w:tcPr>
            <w:gridSpan w:val="11"/>
            <w:tcBorders>
              <w:top w:color="000000" w:space="0" w:sz="0" w:val="nil"/>
            </w:tcBorders>
          </w:tcPr>
          <w:p w:rsidR="00000000" w:rsidDel="00000000" w:rsidP="00000000" w:rsidRDefault="00000000" w:rsidRPr="00000000" w14:paraId="000003C2">
            <w:pPr>
              <w:rPr/>
            </w:pPr>
            <w:r w:rsidDel="00000000" w:rsidR="00000000" w:rsidRPr="00000000">
              <w:rPr>
                <w:rtl w:val="0"/>
              </w:rPr>
            </w:r>
          </w:p>
        </w:tc>
      </w:tr>
      <w:tr>
        <w:trPr>
          <w:cantSplit w:val="0"/>
          <w:trHeight w:val="20" w:hRule="atLeast"/>
          <w:tblHeader w:val="0"/>
        </w:trPr>
        <w:tc>
          <w:tcPr>
            <w:gridSpan w:val="9"/>
            <w:tcBorders>
              <w:top w:color="747480" w:space="0" w:sz="4" w:val="single"/>
              <w:left w:color="747480" w:space="0" w:sz="4" w:val="single"/>
              <w:bottom w:color="747480" w:space="0" w:sz="4" w:val="single"/>
              <w:right w:color="747480" w:space="0" w:sz="4" w:val="single"/>
            </w:tcBorders>
            <w:shd w:fill="c4c4cd" w:val="clear"/>
            <w:vAlign w:val="center"/>
          </w:tcPr>
          <w:p w:rsidR="00000000" w:rsidDel="00000000" w:rsidP="00000000" w:rsidRDefault="00000000" w:rsidRPr="00000000" w14:paraId="000003CD">
            <w:pPr>
              <w:widowControl w:val="1"/>
              <w:pBdr>
                <w:top w:space="0" w:sz="0" w:val="nil"/>
                <w:left w:space="0" w:sz="0" w:val="nil"/>
                <w:bottom w:space="0" w:sz="0" w:val="nil"/>
                <w:right w:space="0" w:sz="0" w:val="nil"/>
                <w:between w:space="0" w:sz="0" w:val="nil"/>
              </w:pBdr>
              <w:rPr>
                <w:b w:val="1"/>
                <w:color w:val="000000"/>
                <w:sz w:val="16"/>
                <w:szCs w:val="16"/>
              </w:rPr>
            </w:pPr>
            <w:r w:rsidDel="00000000" w:rsidR="00000000" w:rsidRPr="00000000">
              <w:rPr>
                <w:b w:val="1"/>
                <w:color w:val="000000"/>
                <w:sz w:val="16"/>
                <w:szCs w:val="16"/>
                <w:rtl w:val="0"/>
              </w:rPr>
              <w:t xml:space="preserve">Did you conduct this core activity for a substantial purpose of generating new knowledge?</w:t>
            </w:r>
          </w:p>
        </w:tc>
        <w:tc>
          <w:tcPr>
            <w:gridSpan w:val="2"/>
            <w:tcBorders>
              <w:top w:color="747480" w:space="0" w:sz="4" w:val="single"/>
              <w:left w:color="747480" w:space="0" w:sz="4" w:val="single"/>
              <w:bottom w:color="747480" w:space="0" w:sz="4" w:val="single"/>
              <w:right w:color="747480" w:space="0" w:sz="4" w:val="single"/>
            </w:tcBorders>
            <w:shd w:fill="auto" w:val="clear"/>
            <w:vAlign w:val="center"/>
          </w:tcPr>
          <w:p w:rsidR="00000000" w:rsidDel="00000000" w:rsidP="00000000" w:rsidRDefault="00000000" w:rsidRPr="00000000" w14:paraId="000003D6">
            <w:pPr>
              <w:jc w:val="center"/>
              <w:rPr/>
            </w:pPr>
            <w:r w:rsidDel="00000000" w:rsidR="00000000" w:rsidRPr="00000000">
              <w:rPr>
                <w:rtl w:val="0"/>
              </w:rPr>
              <w:t xml:space="preserve">Yes</w:t>
            </w:r>
          </w:p>
        </w:tc>
      </w:tr>
      <w:tr>
        <w:trPr>
          <w:cantSplit w:val="0"/>
          <w:trHeight w:val="20" w:hRule="atLeast"/>
          <w:tblHeader w:val="0"/>
        </w:trPr>
        <w:tc>
          <w:tcPr>
            <w:gridSpan w:val="5"/>
            <w:tcBorders>
              <w:bottom w:color="000000" w:space="0" w:sz="0" w:val="nil"/>
              <w:right w:color="000000" w:space="0" w:sz="0" w:val="nil"/>
            </w:tcBorders>
            <w:shd w:fill="c4c4cd" w:val="clear"/>
            <w:vAlign w:val="bottom"/>
          </w:tcPr>
          <w:p w:rsidR="00000000" w:rsidDel="00000000" w:rsidP="00000000" w:rsidRDefault="00000000" w:rsidRPr="00000000" w14:paraId="000003D8">
            <w:pPr>
              <w:widowControl w:val="1"/>
              <w:pBdr>
                <w:top w:space="0" w:sz="0" w:val="nil"/>
                <w:left w:space="0" w:sz="0" w:val="nil"/>
                <w:bottom w:space="0" w:sz="0" w:val="nil"/>
                <w:right w:space="0" w:sz="0" w:val="nil"/>
                <w:between w:space="0" w:sz="0" w:val="nil"/>
              </w:pBdr>
              <w:rPr>
                <w:b w:val="1"/>
                <w:color w:val="000000"/>
                <w:sz w:val="16"/>
                <w:szCs w:val="16"/>
              </w:rPr>
            </w:pPr>
            <w:r w:rsidDel="00000000" w:rsidR="00000000" w:rsidRPr="00000000">
              <w:rPr>
                <w:b w:val="1"/>
                <w:color w:val="000000"/>
                <w:sz w:val="16"/>
                <w:szCs w:val="16"/>
                <w:rtl w:val="0"/>
              </w:rPr>
              <w:t xml:space="preserve">What new knowledge was this core activity intended to produce?</w:t>
            </w:r>
          </w:p>
        </w:tc>
        <w:tc>
          <w:tcPr>
            <w:gridSpan w:val="6"/>
            <w:tcBorders>
              <w:left w:color="000000" w:space="0" w:sz="0" w:val="nil"/>
              <w:bottom w:color="000000" w:space="0" w:sz="0" w:val="nil"/>
            </w:tcBorders>
            <w:shd w:fill="c4c4cd" w:val="clear"/>
          </w:tcPr>
          <w:p w:rsidR="00000000" w:rsidDel="00000000" w:rsidP="00000000" w:rsidRDefault="00000000" w:rsidRPr="00000000" w14:paraId="000003DD">
            <w:pPr>
              <w:widowControl w:val="1"/>
              <w:pBdr>
                <w:top w:space="0" w:sz="0" w:val="nil"/>
                <w:left w:space="0" w:sz="0" w:val="nil"/>
                <w:bottom w:space="0" w:sz="0" w:val="nil"/>
                <w:right w:space="0" w:sz="0" w:val="nil"/>
                <w:between w:space="0" w:sz="0" w:val="nil"/>
              </w:pBdr>
              <w:jc w:val="right"/>
              <w:rPr>
                <w:i w:val="1"/>
                <w:color w:val="000000"/>
                <w:sz w:val="14"/>
                <w:szCs w:val="14"/>
              </w:rPr>
            </w:pPr>
            <w:r w:rsidDel="00000000" w:rsidR="00000000" w:rsidRPr="00000000">
              <w:rPr>
                <w:i w:val="1"/>
                <w:color w:val="000000"/>
                <w:sz w:val="14"/>
                <w:szCs w:val="14"/>
                <w:rtl w:val="0"/>
              </w:rPr>
              <w:t xml:space="preserve">1,000-character limit</w:t>
            </w:r>
          </w:p>
        </w:tc>
      </w:tr>
      <w:tr>
        <w:trPr>
          <w:cantSplit w:val="0"/>
          <w:trHeight w:val="20" w:hRule="atLeast"/>
          <w:tblHeader w:val="0"/>
        </w:trPr>
        <w:tc>
          <w:tcPr>
            <w:gridSpan w:val="11"/>
            <w:tcBorders>
              <w:bottom w:color="000000" w:space="0" w:sz="0" w:val="nil"/>
            </w:tcBorders>
          </w:tcPr>
          <w:p w:rsidR="00000000" w:rsidDel="00000000" w:rsidP="00000000" w:rsidRDefault="00000000" w:rsidRPr="00000000" w14:paraId="000003E3">
            <w:pPr>
              <w:widowControl w:val="1"/>
              <w:spacing w:after="0" w:before="0" w:lineRule="auto"/>
              <w:jc w:val="both"/>
              <w:rPr>
                <w:color w:val="0e101a"/>
              </w:rPr>
            </w:pPr>
            <w:r w:rsidDel="00000000" w:rsidR="00000000" w:rsidRPr="00000000">
              <w:rPr>
                <w:color w:val="0e101a"/>
                <w:rtl w:val="0"/>
              </w:rPr>
              <w:t xml:space="preserve">In developing new GenAI based evaluation/ feedback tools, new knowledge is sought in a range of areas, including:</w:t>
            </w:r>
          </w:p>
          <w:p w:rsidR="00000000" w:rsidDel="00000000" w:rsidP="00000000" w:rsidRDefault="00000000" w:rsidRPr="00000000" w14:paraId="000003E4">
            <w:pPr>
              <w:numPr>
                <w:ilvl w:val="0"/>
                <w:numId w:val="12"/>
              </w:numPr>
              <w:pBdr>
                <w:top w:space="0" w:sz="0" w:val="nil"/>
                <w:left w:space="0" w:sz="0" w:val="nil"/>
                <w:bottom w:space="0" w:sz="0" w:val="nil"/>
                <w:right w:space="0" w:sz="0" w:val="nil"/>
                <w:between w:space="0" w:sz="0" w:val="nil"/>
              </w:pBdr>
              <w:tabs>
                <w:tab w:val="right" w:leader="none" w:pos="9356"/>
              </w:tabs>
              <w:ind w:left="720" w:hanging="360"/>
              <w:rPr>
                <w:color w:val="000000"/>
              </w:rPr>
            </w:pPr>
            <w:r w:rsidDel="00000000" w:rsidR="00000000" w:rsidRPr="00000000">
              <w:rPr>
                <w:color w:val="000000"/>
                <w:rtl w:val="0"/>
              </w:rPr>
              <w:t xml:space="preserve">GenAI language models and in particular, the ability to:</w:t>
            </w:r>
          </w:p>
          <w:p w:rsidR="00000000" w:rsidDel="00000000" w:rsidP="00000000" w:rsidRDefault="00000000" w:rsidRPr="00000000" w14:paraId="000003E5">
            <w:pPr>
              <w:numPr>
                <w:ilvl w:val="1"/>
                <w:numId w:val="12"/>
              </w:numPr>
              <w:pBdr>
                <w:top w:space="0" w:sz="0" w:val="nil"/>
                <w:left w:space="0" w:sz="0" w:val="nil"/>
                <w:bottom w:space="0" w:sz="0" w:val="nil"/>
                <w:right w:space="0" w:sz="0" w:val="nil"/>
                <w:between w:space="0" w:sz="0" w:val="nil"/>
              </w:pBdr>
              <w:tabs>
                <w:tab w:val="right" w:leader="none" w:pos="9356"/>
              </w:tabs>
              <w:ind w:left="1440" w:hanging="360"/>
              <w:rPr>
                <w:color w:val="000000"/>
              </w:rPr>
            </w:pPr>
            <w:r w:rsidDel="00000000" w:rsidR="00000000" w:rsidRPr="00000000">
              <w:rPr>
                <w:color w:val="000000"/>
                <w:rtl w:val="0"/>
              </w:rPr>
              <w:t xml:space="preserve">Generate feedback on different types of questions e.g., essays, directions, or computer code.</w:t>
            </w:r>
          </w:p>
          <w:p w:rsidR="00000000" w:rsidDel="00000000" w:rsidP="00000000" w:rsidRDefault="00000000" w:rsidRPr="00000000" w14:paraId="000003E6">
            <w:pPr>
              <w:numPr>
                <w:ilvl w:val="1"/>
                <w:numId w:val="12"/>
              </w:numPr>
              <w:pBdr>
                <w:top w:space="0" w:sz="0" w:val="nil"/>
                <w:left w:space="0" w:sz="0" w:val="nil"/>
                <w:bottom w:space="0" w:sz="0" w:val="nil"/>
                <w:right w:space="0" w:sz="0" w:val="nil"/>
                <w:between w:space="0" w:sz="0" w:val="nil"/>
              </w:pBdr>
              <w:tabs>
                <w:tab w:val="right" w:leader="none" w:pos="9356"/>
              </w:tabs>
              <w:ind w:left="1440" w:hanging="360"/>
              <w:rPr>
                <w:color w:val="000000"/>
              </w:rPr>
            </w:pPr>
            <w:r w:rsidDel="00000000" w:rsidR="00000000" w:rsidRPr="00000000">
              <w:rPr>
                <w:color w:val="000000"/>
                <w:rtl w:val="0"/>
              </w:rPr>
              <w:t xml:space="preserve">Generate suitable feedback (choosing the correct weighted multiple-choice answer, correctness/accuracy of feedback, tone of feedback).</w:t>
            </w:r>
          </w:p>
          <w:p w:rsidR="00000000" w:rsidDel="00000000" w:rsidP="00000000" w:rsidRDefault="00000000" w:rsidRPr="00000000" w14:paraId="000003E7">
            <w:pPr>
              <w:numPr>
                <w:ilvl w:val="1"/>
                <w:numId w:val="12"/>
              </w:numPr>
              <w:pBdr>
                <w:top w:space="0" w:sz="0" w:val="nil"/>
                <w:left w:space="0" w:sz="0" w:val="nil"/>
                <w:bottom w:space="0" w:sz="0" w:val="nil"/>
                <w:right w:space="0" w:sz="0" w:val="nil"/>
                <w:between w:space="0" w:sz="0" w:val="nil"/>
              </w:pBdr>
              <w:tabs>
                <w:tab w:val="right" w:leader="none" w:pos="9356"/>
              </w:tabs>
              <w:ind w:left="1440" w:hanging="360"/>
              <w:rPr>
                <w:color w:val="000000"/>
              </w:rPr>
            </w:pPr>
            <w:r w:rsidDel="00000000" w:rsidR="00000000" w:rsidRPr="00000000">
              <w:rPr>
                <w:color w:val="000000"/>
                <w:rtl w:val="0"/>
              </w:rPr>
              <w:t xml:space="preserve">Respond/ give feedback to sparse, inadequate answers.  </w:t>
            </w:r>
          </w:p>
          <w:p w:rsidR="00000000" w:rsidDel="00000000" w:rsidP="00000000" w:rsidRDefault="00000000" w:rsidRPr="00000000" w14:paraId="000003E8">
            <w:pPr>
              <w:numPr>
                <w:ilvl w:val="0"/>
                <w:numId w:val="12"/>
              </w:numPr>
              <w:pBdr>
                <w:top w:space="0" w:sz="0" w:val="nil"/>
                <w:left w:space="0" w:sz="0" w:val="nil"/>
                <w:bottom w:space="0" w:sz="0" w:val="nil"/>
                <w:right w:space="0" w:sz="0" w:val="nil"/>
                <w:between w:space="0" w:sz="0" w:val="nil"/>
              </w:pBdr>
              <w:tabs>
                <w:tab w:val="right" w:leader="none" w:pos="9356"/>
              </w:tabs>
              <w:ind w:left="720" w:hanging="360"/>
              <w:rPr>
                <w:color w:val="000000"/>
              </w:rPr>
            </w:pPr>
            <w:r w:rsidDel="00000000" w:rsidR="00000000" w:rsidRPr="00000000">
              <w:rPr>
                <w:color w:val="000000"/>
                <w:rtl w:val="0"/>
              </w:rPr>
              <w:t xml:space="preserve">Strategies for developing effective prompts to obtain automated feedback on students’ inputs within defined parameters, context and delivered in a specific structure while managing the risk of AI generated hallucinations. </w:t>
            </w:r>
          </w:p>
          <w:p w:rsidR="00000000" w:rsidDel="00000000" w:rsidP="00000000" w:rsidRDefault="00000000" w:rsidRPr="00000000" w14:paraId="000003E9">
            <w:pPr>
              <w:numPr>
                <w:ilvl w:val="0"/>
                <w:numId w:val="12"/>
              </w:numPr>
              <w:pBdr>
                <w:top w:space="0" w:sz="0" w:val="nil"/>
                <w:left w:space="0" w:sz="0" w:val="nil"/>
                <w:bottom w:space="0" w:sz="0" w:val="nil"/>
                <w:right w:space="0" w:sz="0" w:val="nil"/>
                <w:between w:space="0" w:sz="0" w:val="nil"/>
              </w:pBdr>
              <w:tabs>
                <w:tab w:val="right" w:leader="none" w:pos="9356"/>
              </w:tabs>
              <w:ind w:left="720" w:hanging="360"/>
              <w:rPr/>
            </w:pPr>
            <w:r w:rsidDel="00000000" w:rsidR="00000000" w:rsidRPr="00000000">
              <w:rPr>
                <w:color w:val="000000"/>
                <w:rtl w:val="0"/>
              </w:rPr>
              <w:t xml:space="preserve">Strategies and algorithms to test the reliability and consistency of AI feedback/responses. </w:t>
            </w:r>
            <w:r w:rsidDel="00000000" w:rsidR="00000000" w:rsidRPr="00000000">
              <w:rPr>
                <w:rtl w:val="0"/>
              </w:rPr>
            </w:r>
          </w:p>
          <w:p w:rsidR="00000000" w:rsidDel="00000000" w:rsidP="00000000" w:rsidRDefault="00000000" w:rsidRPr="00000000" w14:paraId="000003EA">
            <w:pPr>
              <w:numPr>
                <w:ilvl w:val="0"/>
                <w:numId w:val="12"/>
              </w:numPr>
              <w:pBdr>
                <w:top w:space="0" w:sz="0" w:val="nil"/>
                <w:left w:space="0" w:sz="0" w:val="nil"/>
                <w:bottom w:space="0" w:sz="0" w:val="nil"/>
                <w:right w:space="0" w:sz="0" w:val="nil"/>
                <w:between w:space="0" w:sz="0" w:val="nil"/>
              </w:pBdr>
              <w:tabs>
                <w:tab w:val="right" w:leader="none" w:pos="9356"/>
              </w:tabs>
              <w:ind w:left="720" w:hanging="360"/>
              <w:rPr/>
            </w:pPr>
            <w:r w:rsidDel="00000000" w:rsidR="00000000" w:rsidRPr="00000000">
              <w:rPr>
                <w:color w:val="000000"/>
                <w:highlight w:val="yellow"/>
                <w:rtl w:val="0"/>
              </w:rPr>
              <w:t xml:space="preserve">Understanding the limitations and requirements needed to obtain effective AI generated feedback/ responses, particularly in the context of experiential learning.</w:t>
            </w:r>
            <w:r w:rsidDel="00000000" w:rsidR="00000000" w:rsidRPr="00000000">
              <w:rPr>
                <w:color w:val="000000"/>
                <w:rtl w:val="0"/>
              </w:rPr>
              <w:t xml:space="preserve"> </w:t>
            </w:r>
            <w:r w:rsidDel="00000000" w:rsidR="00000000" w:rsidRPr="00000000">
              <w:rPr>
                <w:rtl w:val="0"/>
              </w:rPr>
            </w:r>
          </w:p>
        </w:tc>
      </w:tr>
      <w:tr>
        <w:trPr>
          <w:cantSplit w:val="0"/>
          <w:trHeight w:val="20" w:hRule="atLeast"/>
          <w:tblHeader w:val="0"/>
        </w:trPr>
        <w:tc>
          <w:tcPr>
            <w:gridSpan w:val="11"/>
            <w:tcBorders>
              <w:top w:color="000000" w:space="0" w:sz="0" w:val="nil"/>
              <w:bottom w:color="000000" w:space="0" w:sz="0" w:val="nil"/>
            </w:tcBorders>
            <w:shd w:fill="auto" w:val="clear"/>
            <w:vAlign w:val="center"/>
          </w:tcPr>
          <w:p w:rsidR="00000000" w:rsidDel="00000000" w:rsidP="00000000" w:rsidRDefault="00000000" w:rsidRPr="00000000" w14:paraId="000003F5">
            <w:pPr>
              <w:keepNext w:val="1"/>
              <w:jc w:val="center"/>
              <w:rPr>
                <w:i w:val="1"/>
                <w:color w:val="747480"/>
                <w:sz w:val="16"/>
                <w:szCs w:val="16"/>
              </w:rPr>
            </w:pPr>
            <w:r w:rsidDel="00000000" w:rsidR="00000000" w:rsidRPr="00000000">
              <w:rPr>
                <w:rtl w:val="0"/>
              </w:rPr>
            </w:r>
          </w:p>
        </w:tc>
      </w:tr>
      <w:tr>
        <w:trPr>
          <w:cantSplit w:val="0"/>
          <w:trHeight w:val="20" w:hRule="atLeast"/>
          <w:tblHeader w:val="0"/>
        </w:trPr>
        <w:tc>
          <w:tcPr>
            <w:gridSpan w:val="11"/>
            <w:tcBorders>
              <w:top w:color="000000" w:space="0" w:sz="0" w:val="nil"/>
            </w:tcBorders>
          </w:tcPr>
          <w:p w:rsidR="00000000" w:rsidDel="00000000" w:rsidP="00000000" w:rsidRDefault="00000000" w:rsidRPr="00000000" w14:paraId="00000400">
            <w:pPr>
              <w:rPr/>
            </w:pPr>
            <w:r w:rsidDel="00000000" w:rsidR="00000000" w:rsidRPr="00000000">
              <w:rPr>
                <w:rtl w:val="0"/>
              </w:rPr>
            </w:r>
          </w:p>
        </w:tc>
      </w:tr>
      <w:tr>
        <w:trPr>
          <w:cantSplit w:val="0"/>
          <w:trHeight w:val="20" w:hRule="atLeast"/>
          <w:tblHeader w:val="0"/>
        </w:trPr>
        <w:tc>
          <w:tcPr>
            <w:gridSpan w:val="11"/>
            <w:tcBorders>
              <w:top w:color="7f7e82" w:space="0" w:sz="4" w:val="single"/>
              <w:left w:color="7f7e82" w:space="0" w:sz="4" w:val="single"/>
              <w:bottom w:color="7f7e82" w:space="0" w:sz="4" w:val="single"/>
              <w:right w:color="7f7e82" w:space="0" w:sz="4" w:val="single"/>
            </w:tcBorders>
            <w:shd w:fill="c4c4cd" w:val="clear"/>
            <w:vAlign w:val="bottom"/>
          </w:tcPr>
          <w:p w:rsidR="00000000" w:rsidDel="00000000" w:rsidP="00000000" w:rsidRDefault="00000000" w:rsidRPr="00000000" w14:paraId="0000040B">
            <w:pPr>
              <w:keepNext w:val="1"/>
              <w:widowControl w:val="1"/>
              <w:pBdr>
                <w:top w:space="0" w:sz="0" w:val="nil"/>
                <w:left w:space="0" w:sz="0" w:val="nil"/>
                <w:bottom w:space="0" w:sz="0" w:val="nil"/>
                <w:right w:space="0" w:sz="0" w:val="nil"/>
                <w:between w:space="0" w:sz="0" w:val="nil"/>
              </w:pBdr>
              <w:rPr>
                <w:b w:val="1"/>
                <w:color w:val="000000"/>
                <w:sz w:val="16"/>
                <w:szCs w:val="16"/>
              </w:rPr>
            </w:pPr>
            <w:r w:rsidDel="00000000" w:rsidR="00000000" w:rsidRPr="00000000">
              <w:rPr>
                <w:b w:val="1"/>
                <w:color w:val="000000"/>
                <w:sz w:val="16"/>
                <w:szCs w:val="16"/>
                <w:rtl w:val="0"/>
              </w:rPr>
              <w:t xml:space="preserve">How did the company determine that the outcome could not be known in advance?</w:t>
            </w:r>
          </w:p>
        </w:tc>
      </w:tr>
      <w:tr>
        <w:trPr>
          <w:cantSplit w:val="0"/>
          <w:trHeight w:val="20" w:hRule="atLeast"/>
          <w:tblHeader w:val="0"/>
        </w:trPr>
        <w:tc>
          <w:tcPr>
            <w:vAlign w:val="center"/>
          </w:tcPr>
          <w:p w:rsidR="00000000" w:rsidDel="00000000" w:rsidP="00000000" w:rsidRDefault="00000000" w:rsidRPr="00000000" w14:paraId="00000416">
            <w:pPr>
              <w:jc w:val="center"/>
              <w:rPr/>
            </w:pPr>
            <w:r w:rsidDel="00000000" w:rsidR="00000000" w:rsidRPr="00000000">
              <w:rPr>
                <w:rFonts w:ascii="MS Gothic" w:cs="MS Gothic" w:eastAsia="MS Gothic" w:hAnsi="MS Gothic"/>
                <w:rtl w:val="0"/>
              </w:rPr>
              <w:t xml:space="preserve">☑</w:t>
            </w:r>
            <w:r w:rsidDel="00000000" w:rsidR="00000000" w:rsidRPr="00000000">
              <w:rPr>
                <w:rtl w:val="0"/>
              </w:rPr>
            </w:r>
          </w:p>
        </w:tc>
        <w:tc>
          <w:tcPr>
            <w:gridSpan w:val="10"/>
            <w:tcBorders>
              <w:bottom w:color="7f7e82" w:space="0" w:sz="4" w:val="single"/>
            </w:tcBorders>
            <w:shd w:fill="c4c4cd" w:val="clear"/>
            <w:vAlign w:val="center"/>
          </w:tcPr>
          <w:p w:rsidR="00000000" w:rsidDel="00000000" w:rsidP="00000000" w:rsidRDefault="00000000" w:rsidRPr="00000000" w14:paraId="00000417">
            <w:pPr>
              <w:widowControl w:val="1"/>
              <w:pBdr>
                <w:top w:space="0" w:sz="0" w:val="nil"/>
                <w:left w:space="0" w:sz="0" w:val="nil"/>
                <w:bottom w:space="0" w:sz="0" w:val="nil"/>
                <w:right w:space="0" w:sz="0" w:val="nil"/>
                <w:between w:space="0" w:sz="0" w:val="nil"/>
              </w:pBdr>
              <w:rPr>
                <w:b w:val="1"/>
                <w:color w:val="000000"/>
                <w:sz w:val="16"/>
                <w:szCs w:val="16"/>
              </w:rPr>
            </w:pPr>
            <w:r w:rsidDel="00000000" w:rsidR="00000000" w:rsidRPr="00000000">
              <w:rPr>
                <w:b w:val="1"/>
                <w:color w:val="000000"/>
                <w:sz w:val="16"/>
                <w:szCs w:val="16"/>
                <w:rtl w:val="0"/>
              </w:rPr>
              <w:t xml:space="preserve">There was no applicable information in scientific, technical, or professional literature or patents</w:t>
            </w:r>
          </w:p>
        </w:tc>
      </w:tr>
      <w:tr>
        <w:trPr>
          <w:cantSplit w:val="0"/>
          <w:trHeight w:val="20" w:hRule="atLeast"/>
          <w:tblHeader w:val="0"/>
        </w:trPr>
        <w:tc>
          <w:tcPr>
            <w:vAlign w:val="center"/>
          </w:tcPr>
          <w:p w:rsidR="00000000" w:rsidDel="00000000" w:rsidP="00000000" w:rsidRDefault="00000000" w:rsidRPr="00000000" w14:paraId="00000421">
            <w:pPr>
              <w:jc w:val="center"/>
              <w:rPr/>
            </w:pPr>
            <w:r w:rsidDel="00000000" w:rsidR="00000000" w:rsidRPr="00000000">
              <w:rPr>
                <w:rFonts w:ascii="MS Gothic" w:cs="MS Gothic" w:eastAsia="MS Gothic" w:hAnsi="MS Gothic"/>
                <w:rtl w:val="0"/>
              </w:rPr>
              <w:t xml:space="preserve">☑</w:t>
            </w:r>
            <w:r w:rsidDel="00000000" w:rsidR="00000000" w:rsidRPr="00000000">
              <w:rPr>
                <w:rtl w:val="0"/>
              </w:rPr>
            </w:r>
          </w:p>
        </w:tc>
        <w:tc>
          <w:tcPr>
            <w:gridSpan w:val="10"/>
            <w:tcBorders>
              <w:bottom w:color="7f7e82" w:space="0" w:sz="4" w:val="single"/>
            </w:tcBorders>
            <w:shd w:fill="c4c4cd" w:val="clear"/>
            <w:vAlign w:val="center"/>
          </w:tcPr>
          <w:p w:rsidR="00000000" w:rsidDel="00000000" w:rsidP="00000000" w:rsidRDefault="00000000" w:rsidRPr="00000000" w14:paraId="00000422">
            <w:pPr>
              <w:widowControl w:val="1"/>
              <w:pBdr>
                <w:top w:space="0" w:sz="0" w:val="nil"/>
                <w:left w:space="0" w:sz="0" w:val="nil"/>
                <w:bottom w:space="0" w:sz="0" w:val="nil"/>
                <w:right w:space="0" w:sz="0" w:val="nil"/>
                <w:between w:space="0" w:sz="0" w:val="nil"/>
              </w:pBdr>
              <w:rPr>
                <w:b w:val="1"/>
                <w:color w:val="000000"/>
                <w:sz w:val="16"/>
                <w:szCs w:val="16"/>
              </w:rPr>
            </w:pPr>
            <w:r w:rsidDel="00000000" w:rsidR="00000000" w:rsidRPr="00000000">
              <w:rPr>
                <w:b w:val="1"/>
                <w:color w:val="000000"/>
                <w:sz w:val="16"/>
                <w:szCs w:val="16"/>
                <w:rtl w:val="0"/>
              </w:rPr>
              <w:t xml:space="preserve">Experts in the field provided advice that there wasn't a solution that could be applied</w:t>
            </w:r>
          </w:p>
        </w:tc>
      </w:tr>
      <w:tr>
        <w:trPr>
          <w:cantSplit w:val="0"/>
          <w:trHeight w:val="20" w:hRule="atLeast"/>
          <w:tblHeader w:val="0"/>
        </w:trPr>
        <w:tc>
          <w:tcPr>
            <w:vAlign w:val="center"/>
          </w:tcPr>
          <w:p w:rsidR="00000000" w:rsidDel="00000000" w:rsidP="00000000" w:rsidRDefault="00000000" w:rsidRPr="00000000" w14:paraId="0000042C">
            <w:pPr>
              <w:jc w:val="center"/>
              <w:rPr/>
            </w:pPr>
            <w:r w:rsidDel="00000000" w:rsidR="00000000" w:rsidRPr="00000000">
              <w:rPr>
                <w:rFonts w:ascii="MS Gothic" w:cs="MS Gothic" w:eastAsia="MS Gothic" w:hAnsi="MS Gothic"/>
                <w:rtl w:val="0"/>
              </w:rPr>
              <w:t xml:space="preserve">☑</w:t>
            </w:r>
            <w:r w:rsidDel="00000000" w:rsidR="00000000" w:rsidRPr="00000000">
              <w:rPr>
                <w:rtl w:val="0"/>
              </w:rPr>
            </w:r>
          </w:p>
        </w:tc>
        <w:tc>
          <w:tcPr>
            <w:gridSpan w:val="10"/>
            <w:tcBorders>
              <w:bottom w:color="7f7e82" w:space="0" w:sz="4" w:val="single"/>
            </w:tcBorders>
            <w:shd w:fill="c4c4cd" w:val="clear"/>
            <w:vAlign w:val="center"/>
          </w:tcPr>
          <w:p w:rsidR="00000000" w:rsidDel="00000000" w:rsidP="00000000" w:rsidRDefault="00000000" w:rsidRPr="00000000" w14:paraId="0000042D">
            <w:pPr>
              <w:widowControl w:val="1"/>
              <w:pBdr>
                <w:top w:space="0" w:sz="0" w:val="nil"/>
                <w:left w:space="0" w:sz="0" w:val="nil"/>
                <w:bottom w:space="0" w:sz="0" w:val="nil"/>
                <w:right w:space="0" w:sz="0" w:val="nil"/>
                <w:between w:space="0" w:sz="0" w:val="nil"/>
              </w:pBdr>
              <w:rPr>
                <w:b w:val="1"/>
                <w:color w:val="000000"/>
                <w:sz w:val="16"/>
                <w:szCs w:val="16"/>
              </w:rPr>
            </w:pPr>
            <w:r w:rsidDel="00000000" w:rsidR="00000000" w:rsidRPr="00000000">
              <w:rPr>
                <w:b w:val="1"/>
                <w:color w:val="000000"/>
                <w:sz w:val="16"/>
                <w:szCs w:val="16"/>
                <w:rtl w:val="0"/>
              </w:rPr>
              <w:t xml:space="preserve">There wasn’t a way to adapt solutions from other companies in, and out of, Australia</w:t>
            </w:r>
          </w:p>
        </w:tc>
      </w:tr>
      <w:tr>
        <w:trPr>
          <w:cantSplit w:val="0"/>
          <w:trHeight w:val="20" w:hRule="atLeast"/>
          <w:tblHeader w:val="0"/>
        </w:trPr>
        <w:tc>
          <w:tcPr>
            <w:vAlign w:val="center"/>
          </w:tcPr>
          <w:p w:rsidR="00000000" w:rsidDel="00000000" w:rsidP="00000000" w:rsidRDefault="00000000" w:rsidRPr="00000000" w14:paraId="00000437">
            <w:pPr>
              <w:jc w:val="center"/>
              <w:rPr/>
            </w:pPr>
            <w:r w:rsidDel="00000000" w:rsidR="00000000" w:rsidRPr="00000000">
              <w:rPr>
                <w:rFonts w:ascii="MS Gothic" w:cs="MS Gothic" w:eastAsia="MS Gothic" w:hAnsi="MS Gothic"/>
                <w:rtl w:val="0"/>
              </w:rPr>
              <w:t xml:space="preserve">☑</w:t>
            </w:r>
            <w:r w:rsidDel="00000000" w:rsidR="00000000" w:rsidRPr="00000000">
              <w:rPr>
                <w:rtl w:val="0"/>
              </w:rPr>
            </w:r>
          </w:p>
        </w:tc>
        <w:tc>
          <w:tcPr>
            <w:gridSpan w:val="10"/>
            <w:tcBorders>
              <w:bottom w:color="7f7e82" w:space="0" w:sz="4" w:val="single"/>
            </w:tcBorders>
            <w:shd w:fill="c4c4cd" w:val="clear"/>
            <w:vAlign w:val="center"/>
          </w:tcPr>
          <w:p w:rsidR="00000000" w:rsidDel="00000000" w:rsidP="00000000" w:rsidRDefault="00000000" w:rsidRPr="00000000" w14:paraId="00000438">
            <w:pPr>
              <w:widowControl w:val="1"/>
              <w:pBdr>
                <w:top w:space="0" w:sz="0" w:val="nil"/>
                <w:left w:space="0" w:sz="0" w:val="nil"/>
                <w:bottom w:space="0" w:sz="0" w:val="nil"/>
                <w:right w:space="0" w:sz="0" w:val="nil"/>
                <w:between w:space="0" w:sz="0" w:val="nil"/>
              </w:pBdr>
              <w:rPr>
                <w:b w:val="1"/>
                <w:color w:val="000000"/>
                <w:sz w:val="16"/>
                <w:szCs w:val="16"/>
              </w:rPr>
            </w:pPr>
            <w:r w:rsidDel="00000000" w:rsidR="00000000" w:rsidRPr="00000000">
              <w:rPr>
                <w:b w:val="1"/>
                <w:color w:val="000000"/>
                <w:sz w:val="16"/>
                <w:szCs w:val="16"/>
                <w:rtl w:val="0"/>
              </w:rPr>
              <w:t xml:space="preserve">Other</w:t>
            </w:r>
          </w:p>
        </w:tc>
      </w:tr>
      <w:tr>
        <w:trPr>
          <w:cantSplit w:val="0"/>
          <w:trHeight w:val="20" w:hRule="atLeast"/>
          <w:tblHeader w:val="0"/>
        </w:trPr>
        <w:tc>
          <w:tcPr>
            <w:vMerge w:val="restart"/>
            <w:vAlign w:val="center"/>
          </w:tcPr>
          <w:p w:rsidR="00000000" w:rsidDel="00000000" w:rsidP="00000000" w:rsidRDefault="00000000" w:rsidRPr="00000000" w14:paraId="00000442">
            <w:pPr>
              <w:jc w:val="center"/>
              <w:rPr/>
            </w:pPr>
            <w:r w:rsidDel="00000000" w:rsidR="00000000" w:rsidRPr="00000000">
              <w:rPr>
                <w:rFonts w:ascii="MS Gothic" w:cs="MS Gothic" w:eastAsia="MS Gothic" w:hAnsi="MS Gothic"/>
                <w:rtl w:val="0"/>
              </w:rPr>
              <w:t xml:space="preserve">☐</w:t>
            </w:r>
            <w:r w:rsidDel="00000000" w:rsidR="00000000" w:rsidRPr="00000000">
              <w:rPr>
                <w:rtl w:val="0"/>
              </w:rPr>
            </w:r>
          </w:p>
        </w:tc>
        <w:tc>
          <w:tcPr>
            <w:gridSpan w:val="6"/>
            <w:tcBorders>
              <w:bottom w:color="000000" w:space="0" w:sz="0" w:val="nil"/>
              <w:right w:color="000000" w:space="0" w:sz="0" w:val="nil"/>
            </w:tcBorders>
            <w:shd w:fill="c4c4cd" w:val="clear"/>
            <w:vAlign w:val="center"/>
          </w:tcPr>
          <w:p w:rsidR="00000000" w:rsidDel="00000000" w:rsidP="00000000" w:rsidRDefault="00000000" w:rsidRPr="00000000" w14:paraId="00000443">
            <w:pPr>
              <w:keepNext w:val="1"/>
              <w:widowControl w:val="1"/>
              <w:pBdr>
                <w:top w:space="0" w:sz="0" w:val="nil"/>
                <w:left w:space="0" w:sz="0" w:val="nil"/>
                <w:bottom w:space="0" w:sz="0" w:val="nil"/>
                <w:right w:space="0" w:sz="0" w:val="nil"/>
                <w:between w:space="0" w:sz="0" w:val="nil"/>
              </w:pBdr>
              <w:rPr>
                <w:b w:val="1"/>
                <w:color w:val="000000"/>
                <w:sz w:val="16"/>
                <w:szCs w:val="16"/>
              </w:rPr>
            </w:pPr>
            <w:r w:rsidDel="00000000" w:rsidR="00000000" w:rsidRPr="00000000">
              <w:rPr>
                <w:b w:val="1"/>
                <w:color w:val="000000"/>
                <w:sz w:val="16"/>
                <w:szCs w:val="16"/>
                <w:rtl w:val="0"/>
              </w:rPr>
              <w:t xml:space="preserve">The company did not look into existing knowledge</w:t>
            </w:r>
          </w:p>
        </w:tc>
        <w:tc>
          <w:tcPr>
            <w:gridSpan w:val="4"/>
            <w:tcBorders>
              <w:left w:color="000000" w:space="0" w:sz="0" w:val="nil"/>
              <w:bottom w:color="000000" w:space="0" w:sz="0" w:val="nil"/>
            </w:tcBorders>
            <w:shd w:fill="c4c4cd" w:val="clear"/>
          </w:tcPr>
          <w:p w:rsidR="00000000" w:rsidDel="00000000" w:rsidP="00000000" w:rsidRDefault="00000000" w:rsidRPr="00000000" w14:paraId="00000449">
            <w:pPr>
              <w:widowControl w:val="1"/>
              <w:pBdr>
                <w:top w:space="0" w:sz="0" w:val="nil"/>
                <w:left w:space="0" w:sz="0" w:val="nil"/>
                <w:bottom w:space="0" w:sz="0" w:val="nil"/>
                <w:right w:space="0" w:sz="0" w:val="nil"/>
                <w:between w:space="0" w:sz="0" w:val="nil"/>
              </w:pBdr>
              <w:jc w:val="right"/>
              <w:rPr>
                <w:i w:val="1"/>
                <w:color w:val="000000"/>
                <w:sz w:val="14"/>
                <w:szCs w:val="14"/>
              </w:rPr>
            </w:pPr>
            <w:r w:rsidDel="00000000" w:rsidR="00000000" w:rsidRPr="00000000">
              <w:rPr>
                <w:i w:val="1"/>
                <w:color w:val="000000"/>
                <w:sz w:val="14"/>
                <w:szCs w:val="14"/>
                <w:rtl w:val="0"/>
              </w:rPr>
              <w:t xml:space="preserve">1000-character limit</w:t>
            </w:r>
          </w:p>
        </w:tc>
      </w:tr>
      <w:tr>
        <w:trPr>
          <w:cantSplit w:val="0"/>
          <w:trHeight w:val="20" w:hRule="atLeast"/>
          <w:tblHeader w:val="0"/>
        </w:trPr>
        <w:tc>
          <w:tcPr>
            <w:vMerge w:val="continue"/>
            <w:vAlign w:val="center"/>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color w:val="000000"/>
                <w:sz w:val="14"/>
                <w:szCs w:val="14"/>
              </w:rPr>
            </w:pPr>
            <w:r w:rsidDel="00000000" w:rsidR="00000000" w:rsidRPr="00000000">
              <w:rPr>
                <w:rtl w:val="0"/>
              </w:rPr>
            </w:r>
          </w:p>
        </w:tc>
        <w:tc>
          <w:tcPr>
            <w:gridSpan w:val="10"/>
            <w:tcBorders>
              <w:bottom w:color="000000" w:space="0" w:sz="0" w:val="nil"/>
            </w:tcBorders>
          </w:tcPr>
          <w:p w:rsidR="00000000" w:rsidDel="00000000" w:rsidP="00000000" w:rsidRDefault="00000000" w:rsidRPr="00000000" w14:paraId="0000044E">
            <w:pPr>
              <w:widowControl w:val="1"/>
              <w:pBdr>
                <w:top w:space="0" w:sz="0" w:val="nil"/>
                <w:left w:space="0" w:sz="0" w:val="nil"/>
                <w:bottom w:space="0" w:sz="0" w:val="nil"/>
                <w:right w:space="0" w:sz="0" w:val="nil"/>
                <w:between w:space="0" w:sz="0" w:val="nil"/>
              </w:pBdr>
              <w:tabs>
                <w:tab w:val="right" w:leader="none" w:pos="9356"/>
              </w:tabs>
              <w:rPr/>
            </w:pPr>
            <w:r w:rsidDel="00000000" w:rsidR="00000000" w:rsidRPr="00000000">
              <w:rPr>
                <w:rtl w:val="0"/>
              </w:rPr>
            </w:r>
          </w:p>
        </w:tc>
      </w:tr>
      <w:tr>
        <w:trPr>
          <w:cantSplit w:val="0"/>
          <w:trHeight w:val="242" w:hRule="atLeast"/>
          <w:tblHeader w:val="0"/>
        </w:trPr>
        <w:tc>
          <w:tcPr>
            <w:vMerge w:val="continue"/>
            <w:vAlign w:val="center"/>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10"/>
            <w:tcBorders>
              <w:top w:color="000000" w:space="0" w:sz="0" w:val="nil"/>
              <w:bottom w:color="000000" w:space="0" w:sz="0" w:val="nil"/>
            </w:tcBorders>
            <w:shd w:fill="auto" w:val="clear"/>
            <w:vAlign w:val="center"/>
          </w:tcPr>
          <w:p w:rsidR="00000000" w:rsidDel="00000000" w:rsidP="00000000" w:rsidRDefault="00000000" w:rsidRPr="00000000" w14:paraId="00000459">
            <w:pPr>
              <w:keepNext w:val="1"/>
              <w:jc w:val="center"/>
              <w:rPr>
                <w:i w:val="1"/>
                <w:color w:val="747480"/>
                <w:sz w:val="16"/>
                <w:szCs w:val="16"/>
              </w:rPr>
            </w:pPr>
            <w:r w:rsidDel="00000000" w:rsidR="00000000" w:rsidRPr="00000000">
              <w:rPr>
                <w:rtl w:val="0"/>
              </w:rPr>
            </w:r>
          </w:p>
        </w:tc>
      </w:tr>
      <w:tr>
        <w:trPr>
          <w:cantSplit w:val="0"/>
          <w:trHeight w:val="242" w:hRule="atLeast"/>
          <w:tblHeader w:val="0"/>
        </w:trPr>
        <w:tc>
          <w:tcPr>
            <w:vMerge w:val="continue"/>
            <w:vAlign w:val="center"/>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color w:val="747480"/>
                <w:sz w:val="16"/>
                <w:szCs w:val="16"/>
              </w:rPr>
            </w:pPr>
            <w:r w:rsidDel="00000000" w:rsidR="00000000" w:rsidRPr="00000000">
              <w:rPr>
                <w:rtl w:val="0"/>
              </w:rPr>
            </w:r>
          </w:p>
        </w:tc>
        <w:tc>
          <w:tcPr>
            <w:gridSpan w:val="10"/>
            <w:tcBorders>
              <w:top w:color="000000" w:space="0" w:sz="0" w:val="nil"/>
            </w:tcBorders>
            <w:shd w:fill="auto" w:val="clear"/>
            <w:vAlign w:val="center"/>
          </w:tcPr>
          <w:p w:rsidR="00000000" w:rsidDel="00000000" w:rsidP="00000000" w:rsidRDefault="00000000" w:rsidRPr="00000000" w14:paraId="00000464">
            <w:pPr>
              <w:rPr/>
            </w:pPr>
            <w:r w:rsidDel="00000000" w:rsidR="00000000" w:rsidRPr="00000000">
              <w:rPr>
                <w:rtl w:val="0"/>
              </w:rPr>
            </w:r>
          </w:p>
        </w:tc>
      </w:tr>
      <w:tr>
        <w:trPr>
          <w:cantSplit w:val="0"/>
          <w:trHeight w:val="20" w:hRule="atLeast"/>
          <w:tblHeader w:val="0"/>
        </w:trPr>
        <w:tc>
          <w:tcPr>
            <w:gridSpan w:val="7"/>
            <w:tcBorders>
              <w:bottom w:color="000000" w:space="0" w:sz="0" w:val="nil"/>
              <w:right w:color="000000" w:space="0" w:sz="0" w:val="nil"/>
            </w:tcBorders>
            <w:shd w:fill="c4c4cd" w:val="clear"/>
            <w:vAlign w:val="bottom"/>
          </w:tcPr>
          <w:p w:rsidR="00000000" w:rsidDel="00000000" w:rsidP="00000000" w:rsidRDefault="00000000" w:rsidRPr="00000000" w14:paraId="0000046E">
            <w:pPr>
              <w:keepNext w:val="1"/>
              <w:widowControl w:val="1"/>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16"/>
                <w:szCs w:val="16"/>
                <w:rtl w:val="0"/>
              </w:rPr>
              <w:t xml:space="preserve">Please explain what sources were investigated, what information was found, and why a competent professional could not have known or determined the outcome in advance.</w:t>
            </w:r>
            <w:r w:rsidDel="00000000" w:rsidR="00000000" w:rsidRPr="00000000">
              <w:rPr>
                <w:rtl w:val="0"/>
              </w:rPr>
            </w:r>
          </w:p>
        </w:tc>
        <w:tc>
          <w:tcPr>
            <w:gridSpan w:val="4"/>
            <w:tcBorders>
              <w:left w:color="000000" w:space="0" w:sz="0" w:val="nil"/>
              <w:bottom w:color="000000" w:space="0" w:sz="0" w:val="nil"/>
            </w:tcBorders>
            <w:shd w:fill="c4c4cd" w:val="clear"/>
          </w:tcPr>
          <w:p w:rsidR="00000000" w:rsidDel="00000000" w:rsidP="00000000" w:rsidRDefault="00000000" w:rsidRPr="00000000" w14:paraId="00000475">
            <w:pPr>
              <w:widowControl w:val="1"/>
              <w:pBdr>
                <w:top w:space="0" w:sz="0" w:val="nil"/>
                <w:left w:space="0" w:sz="0" w:val="nil"/>
                <w:bottom w:space="0" w:sz="0" w:val="nil"/>
                <w:right w:space="0" w:sz="0" w:val="nil"/>
                <w:between w:space="0" w:sz="0" w:val="nil"/>
              </w:pBdr>
              <w:jc w:val="right"/>
              <w:rPr>
                <w:b w:val="1"/>
                <w:i w:val="1"/>
                <w:color w:val="000000"/>
                <w:sz w:val="14"/>
                <w:szCs w:val="14"/>
              </w:rPr>
            </w:pPr>
            <w:r w:rsidDel="00000000" w:rsidR="00000000" w:rsidRPr="00000000">
              <w:rPr>
                <w:i w:val="1"/>
                <w:color w:val="000000"/>
                <w:sz w:val="14"/>
                <w:szCs w:val="14"/>
                <w:rtl w:val="0"/>
              </w:rPr>
              <w:t xml:space="preserve">1,000-character limit</w:t>
            </w:r>
            <w:r w:rsidDel="00000000" w:rsidR="00000000" w:rsidRPr="00000000">
              <w:rPr>
                <w:rtl w:val="0"/>
              </w:rPr>
            </w:r>
          </w:p>
        </w:tc>
      </w:tr>
      <w:tr>
        <w:trPr>
          <w:cantSplit w:val="0"/>
          <w:trHeight w:val="20" w:hRule="atLeast"/>
          <w:tblHeader w:val="0"/>
        </w:trPr>
        <w:tc>
          <w:tcPr>
            <w:gridSpan w:val="11"/>
            <w:tcBorders>
              <w:bottom w:color="000000" w:space="0" w:sz="0" w:val="nil"/>
            </w:tcBorders>
          </w:tcPr>
          <w:p w:rsidR="00000000" w:rsidDel="00000000" w:rsidP="00000000" w:rsidRDefault="00000000" w:rsidRPr="00000000" w14:paraId="00000479">
            <w:pPr>
              <w:widowControl w:val="1"/>
              <w:pBdr>
                <w:top w:space="0" w:sz="0" w:val="nil"/>
                <w:left w:space="0" w:sz="0" w:val="nil"/>
                <w:bottom w:space="0" w:sz="0" w:val="nil"/>
                <w:right w:space="0" w:sz="0" w:val="nil"/>
                <w:between w:space="0" w:sz="0" w:val="nil"/>
              </w:pBdr>
              <w:spacing w:after="0" w:before="0" w:lineRule="auto"/>
              <w:jc w:val="both"/>
              <w:rPr>
                <w:color w:val="0e101a"/>
              </w:rPr>
            </w:pPr>
            <w:r w:rsidDel="00000000" w:rsidR="00000000" w:rsidRPr="00000000">
              <w:rPr>
                <w:color w:val="0e101a"/>
                <w:rtl w:val="0"/>
              </w:rPr>
              <w:t xml:space="preserve">Practera actively collaborates with research agencies and industry partners, including academics, industry professionals and technical experts. At the commencement of this activity, there was no known, commercially available GenAI based tool for experiential learning evaluations and feedback. </w:t>
            </w:r>
          </w:p>
          <w:p w:rsidR="00000000" w:rsidDel="00000000" w:rsidP="00000000" w:rsidRDefault="00000000" w:rsidRPr="00000000" w14:paraId="0000047A">
            <w:pPr>
              <w:widowControl w:val="1"/>
              <w:pBdr>
                <w:top w:space="0" w:sz="0" w:val="nil"/>
                <w:left w:space="0" w:sz="0" w:val="nil"/>
                <w:bottom w:space="0" w:sz="0" w:val="nil"/>
                <w:right w:space="0" w:sz="0" w:val="nil"/>
                <w:between w:space="0" w:sz="0" w:val="nil"/>
              </w:pBdr>
              <w:spacing w:after="0" w:before="0" w:lineRule="auto"/>
              <w:jc w:val="both"/>
              <w:rPr>
                <w:color w:val="0e101a"/>
              </w:rPr>
            </w:pPr>
            <w:r w:rsidDel="00000000" w:rsidR="00000000" w:rsidRPr="00000000">
              <w:rPr>
                <w:rtl w:val="0"/>
              </w:rPr>
            </w:r>
          </w:p>
          <w:p w:rsidR="00000000" w:rsidDel="00000000" w:rsidP="00000000" w:rsidRDefault="00000000" w:rsidRPr="00000000" w14:paraId="0000047B">
            <w:pPr>
              <w:widowControl w:val="1"/>
              <w:pBdr>
                <w:top w:space="0" w:sz="0" w:val="nil"/>
                <w:left w:space="0" w:sz="0" w:val="nil"/>
                <w:bottom w:space="0" w:sz="0" w:val="nil"/>
                <w:right w:space="0" w:sz="0" w:val="nil"/>
                <w:between w:space="0" w:sz="0" w:val="nil"/>
              </w:pBdr>
              <w:spacing w:after="0" w:before="0" w:lineRule="auto"/>
              <w:jc w:val="both"/>
              <w:rPr>
                <w:color w:val="0e101a"/>
              </w:rPr>
            </w:pPr>
            <w:r w:rsidDel="00000000" w:rsidR="00000000" w:rsidRPr="00000000">
              <w:rPr>
                <w:color w:val="0e101a"/>
                <w:rtl w:val="0"/>
              </w:rPr>
              <w:t xml:space="preserve">This is an emerging technology area, which currently features a number of technical risks and limitations. Some of the specific knowledge gaps and technical challenges faced include:</w:t>
            </w:r>
          </w:p>
          <w:p w:rsidR="00000000" w:rsidDel="00000000" w:rsidP="00000000" w:rsidRDefault="00000000" w:rsidRPr="00000000" w14:paraId="0000047C">
            <w:pPr>
              <w:numPr>
                <w:ilvl w:val="0"/>
                <w:numId w:val="12"/>
              </w:numPr>
              <w:pBdr>
                <w:top w:space="0" w:sz="0" w:val="nil"/>
                <w:left w:space="0" w:sz="0" w:val="nil"/>
                <w:bottom w:space="0" w:sz="0" w:val="nil"/>
                <w:right w:space="0" w:sz="0" w:val="nil"/>
                <w:between w:space="0" w:sz="0" w:val="nil"/>
              </w:pBdr>
              <w:tabs>
                <w:tab w:val="right" w:leader="none" w:pos="9356"/>
              </w:tabs>
              <w:ind w:left="720" w:hanging="360"/>
              <w:rPr>
                <w:color w:val="0e101a"/>
              </w:rPr>
            </w:pPr>
            <w:r w:rsidDel="00000000" w:rsidR="00000000" w:rsidRPr="00000000">
              <w:rPr>
                <w:color w:val="0e101a"/>
                <w:rtl w:val="0"/>
              </w:rPr>
              <w:t xml:space="preserve">The ability to achieve the required level of feedback quality in relation to student inputs. </w:t>
            </w:r>
          </w:p>
          <w:p w:rsidR="00000000" w:rsidDel="00000000" w:rsidP="00000000" w:rsidRDefault="00000000" w:rsidRPr="00000000" w14:paraId="0000047D">
            <w:pPr>
              <w:numPr>
                <w:ilvl w:val="0"/>
                <w:numId w:val="12"/>
              </w:numPr>
              <w:pBdr>
                <w:top w:space="0" w:sz="0" w:val="nil"/>
                <w:left w:space="0" w:sz="0" w:val="nil"/>
                <w:bottom w:space="0" w:sz="0" w:val="nil"/>
                <w:right w:space="0" w:sz="0" w:val="nil"/>
                <w:between w:space="0" w:sz="0" w:val="nil"/>
              </w:pBdr>
              <w:tabs>
                <w:tab w:val="right" w:leader="none" w:pos="9356"/>
              </w:tabs>
              <w:ind w:left="720" w:hanging="360"/>
              <w:rPr>
                <w:color w:val="0e101a"/>
              </w:rPr>
            </w:pPr>
            <w:r w:rsidDel="00000000" w:rsidR="00000000" w:rsidRPr="00000000">
              <w:rPr>
                <w:color w:val="0e101a"/>
                <w:rtl w:val="0"/>
              </w:rPr>
              <w:t xml:space="preserve">Relevance and accuracy of feedback responses due to GenAI context limitations.</w:t>
            </w:r>
          </w:p>
          <w:p w:rsidR="00000000" w:rsidDel="00000000" w:rsidP="00000000" w:rsidRDefault="00000000" w:rsidRPr="00000000" w14:paraId="0000047E">
            <w:pPr>
              <w:numPr>
                <w:ilvl w:val="0"/>
                <w:numId w:val="12"/>
              </w:numPr>
              <w:pBdr>
                <w:top w:space="0" w:sz="0" w:val="nil"/>
                <w:left w:space="0" w:sz="0" w:val="nil"/>
                <w:bottom w:space="0" w:sz="0" w:val="nil"/>
                <w:right w:space="0" w:sz="0" w:val="nil"/>
                <w:between w:space="0" w:sz="0" w:val="nil"/>
              </w:pBdr>
              <w:tabs>
                <w:tab w:val="right" w:leader="none" w:pos="9356"/>
              </w:tabs>
              <w:ind w:left="720" w:hanging="360"/>
              <w:rPr/>
            </w:pPr>
            <w:r w:rsidDel="00000000" w:rsidR="00000000" w:rsidRPr="00000000">
              <w:rPr>
                <w:color w:val="0e101a"/>
                <w:rtl w:val="0"/>
              </w:rPr>
              <w:t xml:space="preserve">The ability to parse and interpret GenAI feedback for consistency with existing evaluation matrices.</w:t>
            </w:r>
            <w:r w:rsidDel="00000000" w:rsidR="00000000" w:rsidRPr="00000000">
              <w:rPr>
                <w:rtl w:val="0"/>
              </w:rPr>
            </w:r>
          </w:p>
        </w:tc>
      </w:tr>
      <w:tr>
        <w:trPr>
          <w:cantSplit w:val="0"/>
          <w:trHeight w:val="20" w:hRule="atLeast"/>
          <w:tblHeader w:val="0"/>
        </w:trPr>
        <w:tc>
          <w:tcPr>
            <w:gridSpan w:val="11"/>
            <w:tcBorders>
              <w:top w:color="000000" w:space="0" w:sz="0" w:val="nil"/>
              <w:bottom w:color="000000" w:space="0" w:sz="0" w:val="nil"/>
            </w:tcBorders>
            <w:shd w:fill="auto" w:val="clear"/>
            <w:vAlign w:val="center"/>
          </w:tcPr>
          <w:p w:rsidR="00000000" w:rsidDel="00000000" w:rsidP="00000000" w:rsidRDefault="00000000" w:rsidRPr="00000000" w14:paraId="00000489">
            <w:pPr>
              <w:keepNext w:val="1"/>
              <w:rPr>
                <w:i w:val="1"/>
                <w:color w:val="747480"/>
                <w:sz w:val="16"/>
                <w:szCs w:val="16"/>
              </w:rPr>
            </w:pPr>
            <w:r w:rsidDel="00000000" w:rsidR="00000000" w:rsidRPr="00000000">
              <w:rPr>
                <w:rtl w:val="0"/>
              </w:rPr>
            </w:r>
          </w:p>
        </w:tc>
      </w:tr>
      <w:tr>
        <w:trPr>
          <w:cantSplit w:val="0"/>
          <w:trHeight w:val="20" w:hRule="atLeast"/>
          <w:tblHeader w:val="0"/>
        </w:trPr>
        <w:tc>
          <w:tcPr>
            <w:gridSpan w:val="11"/>
            <w:tcBorders>
              <w:top w:color="000000" w:space="0" w:sz="0" w:val="nil"/>
            </w:tcBorders>
          </w:tcPr>
          <w:p w:rsidR="00000000" w:rsidDel="00000000" w:rsidP="00000000" w:rsidRDefault="00000000" w:rsidRPr="00000000" w14:paraId="00000494">
            <w:pPr>
              <w:rPr/>
            </w:pPr>
            <w:r w:rsidDel="00000000" w:rsidR="00000000" w:rsidRPr="00000000">
              <w:rPr>
                <w:rtl w:val="0"/>
              </w:rPr>
            </w:r>
          </w:p>
        </w:tc>
      </w:tr>
      <w:tr>
        <w:trPr>
          <w:cantSplit w:val="0"/>
          <w:trHeight w:val="20" w:hRule="atLeast"/>
          <w:tblHeader w:val="0"/>
        </w:trPr>
        <w:tc>
          <w:tcPr>
            <w:gridSpan w:val="5"/>
            <w:tcBorders>
              <w:bottom w:color="000000" w:space="0" w:sz="0" w:val="nil"/>
              <w:right w:color="000000" w:space="0" w:sz="0" w:val="nil"/>
            </w:tcBorders>
            <w:shd w:fill="c4c4cd" w:val="clear"/>
            <w:vAlign w:val="bottom"/>
          </w:tcPr>
          <w:p w:rsidR="00000000" w:rsidDel="00000000" w:rsidP="00000000" w:rsidRDefault="00000000" w:rsidRPr="00000000" w14:paraId="0000049F">
            <w:pPr>
              <w:keepNext w:val="1"/>
              <w:widowControl w:val="1"/>
              <w:pBdr>
                <w:top w:space="0" w:sz="0" w:val="nil"/>
                <w:left w:space="0" w:sz="0" w:val="nil"/>
                <w:bottom w:space="0" w:sz="0" w:val="nil"/>
                <w:right w:space="0" w:sz="0" w:val="nil"/>
                <w:between w:space="0" w:sz="0" w:val="nil"/>
              </w:pBdr>
              <w:rPr>
                <w:b w:val="1"/>
                <w:color w:val="000000"/>
                <w:sz w:val="16"/>
                <w:szCs w:val="16"/>
              </w:rPr>
            </w:pPr>
            <w:r w:rsidDel="00000000" w:rsidR="00000000" w:rsidRPr="00000000">
              <w:rPr>
                <w:b w:val="1"/>
                <w:color w:val="000000"/>
                <w:sz w:val="16"/>
                <w:szCs w:val="16"/>
                <w:rtl w:val="0"/>
              </w:rPr>
              <w:t xml:space="preserve">What was the experiment and how did it test the hypothesis?</w:t>
            </w:r>
          </w:p>
        </w:tc>
        <w:tc>
          <w:tcPr>
            <w:gridSpan w:val="6"/>
            <w:tcBorders>
              <w:left w:color="000000" w:space="0" w:sz="0" w:val="nil"/>
              <w:bottom w:color="000000" w:space="0" w:sz="0" w:val="nil"/>
            </w:tcBorders>
            <w:shd w:fill="c4c4cd" w:val="clear"/>
            <w:vAlign w:val="center"/>
          </w:tcPr>
          <w:p w:rsidR="00000000" w:rsidDel="00000000" w:rsidP="00000000" w:rsidRDefault="00000000" w:rsidRPr="00000000" w14:paraId="000004A4">
            <w:pPr>
              <w:widowControl w:val="1"/>
              <w:pBdr>
                <w:top w:space="0" w:sz="0" w:val="nil"/>
                <w:left w:space="0" w:sz="0" w:val="nil"/>
                <w:bottom w:space="0" w:sz="0" w:val="nil"/>
                <w:right w:space="0" w:sz="0" w:val="nil"/>
                <w:between w:space="0" w:sz="0" w:val="nil"/>
              </w:pBdr>
              <w:jc w:val="right"/>
              <w:rPr>
                <w:i w:val="1"/>
                <w:color w:val="000000"/>
                <w:sz w:val="14"/>
                <w:szCs w:val="14"/>
              </w:rPr>
            </w:pPr>
            <w:r w:rsidDel="00000000" w:rsidR="00000000" w:rsidRPr="00000000">
              <w:rPr>
                <w:i w:val="1"/>
                <w:color w:val="000000"/>
                <w:sz w:val="14"/>
                <w:szCs w:val="14"/>
                <w:rtl w:val="0"/>
              </w:rPr>
              <w:t xml:space="preserve">4,000-character limit</w:t>
            </w:r>
          </w:p>
        </w:tc>
      </w:tr>
      <w:tr>
        <w:trPr>
          <w:cantSplit w:val="0"/>
          <w:trHeight w:val="20" w:hRule="atLeast"/>
          <w:tblHeader w:val="0"/>
        </w:trPr>
        <w:tc>
          <w:tcPr>
            <w:gridSpan w:val="11"/>
            <w:tcBorders>
              <w:bottom w:color="000000" w:space="0" w:sz="0" w:val="nil"/>
            </w:tcBorders>
          </w:tcPr>
          <w:p w:rsidR="00000000" w:rsidDel="00000000" w:rsidP="00000000" w:rsidRDefault="00000000" w:rsidRPr="00000000" w14:paraId="000004AA">
            <w:pPr>
              <w:rPr/>
            </w:pPr>
            <w:r w:rsidDel="00000000" w:rsidR="00000000" w:rsidRPr="00000000">
              <w:rPr>
                <w:rtl w:val="0"/>
              </w:rPr>
              <w:t xml:space="preserve">In developing a new GenAI based feedback model, novel algorithms and features </w:t>
            </w:r>
            <w:r w:rsidDel="00000000" w:rsidR="00000000" w:rsidRPr="00000000">
              <w:rPr>
                <w:highlight w:val="yellow"/>
                <w:rtl w:val="0"/>
              </w:rPr>
              <w:t xml:space="preserve">to assess</w:t>
            </w:r>
            <w:r w:rsidDel="00000000" w:rsidR="00000000" w:rsidRPr="00000000">
              <w:rPr>
                <w:rtl w:val="0"/>
              </w:rPr>
              <w:t xml:space="preserve"> student assignments using generative AI LLMs GPT-3.5 and 4, against a specimen “top” answer, with automated feedback and scores </w:t>
            </w:r>
            <w:r w:rsidDel="00000000" w:rsidR="00000000" w:rsidRPr="00000000">
              <w:rPr>
                <w:highlight w:val="yellow"/>
                <w:rtl w:val="0"/>
              </w:rPr>
              <w:t xml:space="preserve">were developed</w:t>
            </w:r>
            <w:r w:rsidDel="00000000" w:rsidR="00000000" w:rsidRPr="00000000">
              <w:rPr>
                <w:rtl w:val="0"/>
              </w:rPr>
              <w:t xml:space="preserve">. </w:t>
            </w:r>
          </w:p>
          <w:p w:rsidR="00000000" w:rsidDel="00000000" w:rsidP="00000000" w:rsidRDefault="00000000" w:rsidRPr="00000000" w14:paraId="000004AB">
            <w:pPr>
              <w:rPr/>
            </w:pPr>
            <w:r w:rsidDel="00000000" w:rsidR="00000000" w:rsidRPr="00000000">
              <w:rPr>
                <w:rtl w:val="0"/>
              </w:rPr>
              <w:t xml:space="preserve">The GenAI based evaluation/ feedback </w:t>
            </w:r>
            <w:r w:rsidDel="00000000" w:rsidR="00000000" w:rsidRPr="00000000">
              <w:rPr>
                <w:highlight w:val="yellow"/>
                <w:rtl w:val="0"/>
              </w:rPr>
              <w:t xml:space="preserve">development include</w:t>
            </w:r>
            <w:r w:rsidDel="00000000" w:rsidR="00000000" w:rsidRPr="00000000">
              <w:rPr>
                <w:rtl w:val="0"/>
              </w:rPr>
              <w:t xml:space="preserve">d:</w:t>
            </w:r>
          </w:p>
          <w:p w:rsidR="00000000" w:rsidDel="00000000" w:rsidP="00000000" w:rsidRDefault="00000000" w:rsidRPr="00000000" w14:paraId="000004AC">
            <w:pPr>
              <w:numPr>
                <w:ilvl w:val="0"/>
                <w:numId w:val="12"/>
              </w:numPr>
              <w:pBdr>
                <w:top w:space="0" w:sz="0" w:val="nil"/>
                <w:left w:space="0" w:sz="0" w:val="nil"/>
                <w:bottom w:space="0" w:sz="0" w:val="nil"/>
                <w:right w:space="0" w:sz="0" w:val="nil"/>
                <w:between w:space="0" w:sz="0" w:val="nil"/>
              </w:pBdr>
              <w:tabs>
                <w:tab w:val="right" w:leader="none" w:pos="9356"/>
              </w:tabs>
              <w:ind w:left="720" w:hanging="360"/>
              <w:rPr>
                <w:color w:val="000000"/>
              </w:rPr>
            </w:pPr>
            <w:r w:rsidDel="00000000" w:rsidR="00000000" w:rsidRPr="00000000">
              <w:rPr>
                <w:color w:val="000000"/>
                <w:rtl w:val="0"/>
              </w:rPr>
              <w:t xml:space="preserve">Investigate and develop methodologies to simplify work and contextual data inputs into segments manageable by GenAI</w:t>
            </w:r>
          </w:p>
          <w:p w:rsidR="00000000" w:rsidDel="00000000" w:rsidP="00000000" w:rsidRDefault="00000000" w:rsidRPr="00000000" w14:paraId="000004AD">
            <w:pPr>
              <w:numPr>
                <w:ilvl w:val="0"/>
                <w:numId w:val="12"/>
              </w:numPr>
              <w:pBdr>
                <w:top w:space="0" w:sz="0" w:val="nil"/>
                <w:left w:space="0" w:sz="0" w:val="nil"/>
                <w:bottom w:space="0" w:sz="0" w:val="nil"/>
                <w:right w:space="0" w:sz="0" w:val="nil"/>
                <w:between w:space="0" w:sz="0" w:val="nil"/>
              </w:pBdr>
              <w:tabs>
                <w:tab w:val="right" w:leader="none" w:pos="9356"/>
              </w:tabs>
              <w:ind w:left="720" w:hanging="360"/>
              <w:rPr>
                <w:color w:val="366091"/>
              </w:rPr>
            </w:pPr>
            <w:r w:rsidDel="00000000" w:rsidR="00000000" w:rsidRPr="00000000">
              <w:rPr>
                <w:color w:val="000000"/>
                <w:rtl w:val="0"/>
              </w:rPr>
              <w:t xml:space="preserve">Develop algorithms to parse and interpret GenAI feedback to ensure alignment with existing rubric-based feedback on Practera </w:t>
            </w:r>
            <w:r w:rsidDel="00000000" w:rsidR="00000000" w:rsidRPr="00000000">
              <w:rPr>
                <w:rtl w:val="0"/>
              </w:rPr>
            </w:r>
          </w:p>
          <w:p w:rsidR="00000000" w:rsidDel="00000000" w:rsidP="00000000" w:rsidRDefault="00000000" w:rsidRPr="00000000" w14:paraId="000004AE">
            <w:pPr>
              <w:numPr>
                <w:ilvl w:val="1"/>
                <w:numId w:val="12"/>
              </w:numPr>
              <w:pBdr>
                <w:top w:space="0" w:sz="0" w:val="nil"/>
                <w:left w:space="0" w:sz="0" w:val="nil"/>
                <w:bottom w:space="0" w:sz="0" w:val="nil"/>
                <w:right w:space="0" w:sz="0" w:val="nil"/>
                <w:between w:space="0" w:sz="0" w:val="nil"/>
              </w:pBdr>
              <w:tabs>
                <w:tab w:val="right" w:leader="none" w:pos="9356"/>
              </w:tabs>
              <w:ind w:left="1440" w:hanging="360"/>
              <w:rPr/>
            </w:pPr>
            <w:r w:rsidDel="00000000" w:rsidR="00000000" w:rsidRPr="00000000">
              <w:rPr>
                <w:rtl w:val="0"/>
              </w:rPr>
              <w:t xml:space="preserve">The GenAI feedback rubric was developed using historical, real-world submissions and high-quality human feedback: </w:t>
            </w:r>
          </w:p>
          <w:p w:rsidR="00000000" w:rsidDel="00000000" w:rsidP="00000000" w:rsidRDefault="00000000" w:rsidRPr="00000000" w14:paraId="000004AF">
            <w:pPr>
              <w:numPr>
                <w:ilvl w:val="2"/>
                <w:numId w:val="12"/>
              </w:numPr>
              <w:pBdr>
                <w:top w:space="0" w:sz="0" w:val="nil"/>
                <w:left w:space="0" w:sz="0" w:val="nil"/>
                <w:bottom w:space="0" w:sz="0" w:val="nil"/>
                <w:right w:space="0" w:sz="0" w:val="nil"/>
                <w:between w:space="0" w:sz="0" w:val="nil"/>
              </w:pBdr>
              <w:tabs>
                <w:tab w:val="right" w:leader="none" w:pos="9356"/>
              </w:tabs>
              <w:ind w:left="2160" w:hanging="360"/>
              <w:rPr/>
            </w:pPr>
            <w:r w:rsidDel="00000000" w:rsidR="00000000" w:rsidRPr="00000000">
              <w:rPr>
                <w:rtl w:val="0"/>
              </w:rPr>
              <w:t xml:space="preserve">0: irrelevant/garbled text</w:t>
            </w:r>
          </w:p>
          <w:p w:rsidR="00000000" w:rsidDel="00000000" w:rsidP="00000000" w:rsidRDefault="00000000" w:rsidRPr="00000000" w14:paraId="000004B0">
            <w:pPr>
              <w:numPr>
                <w:ilvl w:val="2"/>
                <w:numId w:val="12"/>
              </w:numPr>
              <w:pBdr>
                <w:top w:space="0" w:sz="0" w:val="nil"/>
                <w:left w:space="0" w:sz="0" w:val="nil"/>
                <w:bottom w:space="0" w:sz="0" w:val="nil"/>
                <w:right w:space="0" w:sz="0" w:val="nil"/>
                <w:between w:space="0" w:sz="0" w:val="nil"/>
              </w:pBdr>
              <w:tabs>
                <w:tab w:val="right" w:leader="none" w:pos="9356"/>
              </w:tabs>
              <w:ind w:left="2160" w:hanging="360"/>
              <w:rPr/>
            </w:pPr>
            <w:r w:rsidDel="00000000" w:rsidR="00000000" w:rsidRPr="00000000">
              <w:rPr>
                <w:rtl w:val="0"/>
              </w:rPr>
              <w:t xml:space="preserve">1: no constructive, actionable feedback</w:t>
            </w:r>
          </w:p>
          <w:p w:rsidR="00000000" w:rsidDel="00000000" w:rsidP="00000000" w:rsidRDefault="00000000" w:rsidRPr="00000000" w14:paraId="000004B1">
            <w:pPr>
              <w:numPr>
                <w:ilvl w:val="2"/>
                <w:numId w:val="12"/>
              </w:numPr>
              <w:pBdr>
                <w:top w:space="0" w:sz="0" w:val="nil"/>
                <w:left w:space="0" w:sz="0" w:val="nil"/>
                <w:bottom w:space="0" w:sz="0" w:val="nil"/>
                <w:right w:space="0" w:sz="0" w:val="nil"/>
                <w:between w:space="0" w:sz="0" w:val="nil"/>
              </w:pBdr>
              <w:tabs>
                <w:tab w:val="right" w:leader="none" w:pos="9356"/>
              </w:tabs>
              <w:ind w:left="2160" w:hanging="360"/>
              <w:rPr/>
            </w:pPr>
            <w:r w:rsidDel="00000000" w:rsidR="00000000" w:rsidRPr="00000000">
              <w:rPr>
                <w:rtl w:val="0"/>
              </w:rPr>
              <w:t xml:space="preserve">2: some useful feedback but presented unprofessionally</w:t>
            </w:r>
          </w:p>
          <w:p w:rsidR="00000000" w:rsidDel="00000000" w:rsidP="00000000" w:rsidRDefault="00000000" w:rsidRPr="00000000" w14:paraId="000004B2">
            <w:pPr>
              <w:numPr>
                <w:ilvl w:val="2"/>
                <w:numId w:val="12"/>
              </w:numPr>
              <w:pBdr>
                <w:top w:space="0" w:sz="0" w:val="nil"/>
                <w:left w:space="0" w:sz="0" w:val="nil"/>
                <w:bottom w:space="0" w:sz="0" w:val="nil"/>
                <w:right w:space="0" w:sz="0" w:val="nil"/>
                <w:between w:space="0" w:sz="0" w:val="nil"/>
              </w:pBdr>
              <w:tabs>
                <w:tab w:val="right" w:leader="none" w:pos="9356"/>
              </w:tabs>
              <w:ind w:left="2160" w:hanging="360"/>
              <w:rPr/>
            </w:pPr>
            <w:r w:rsidDel="00000000" w:rsidR="00000000" w:rsidRPr="00000000">
              <w:rPr>
                <w:rtl w:val="0"/>
              </w:rPr>
              <w:t xml:space="preserve">3: several points of useful feedback presented professionally</w:t>
            </w:r>
          </w:p>
          <w:p w:rsidR="00000000" w:rsidDel="00000000" w:rsidP="00000000" w:rsidRDefault="00000000" w:rsidRPr="00000000" w14:paraId="000004B3">
            <w:pPr>
              <w:numPr>
                <w:ilvl w:val="2"/>
                <w:numId w:val="12"/>
              </w:numPr>
              <w:pBdr>
                <w:top w:space="0" w:sz="0" w:val="nil"/>
                <w:left w:space="0" w:sz="0" w:val="nil"/>
                <w:bottom w:space="0" w:sz="0" w:val="nil"/>
                <w:right w:space="0" w:sz="0" w:val="nil"/>
                <w:between w:space="0" w:sz="0" w:val="nil"/>
              </w:pBdr>
              <w:tabs>
                <w:tab w:val="right" w:leader="none" w:pos="9356"/>
              </w:tabs>
              <w:ind w:left="2160" w:hanging="360"/>
              <w:rPr/>
            </w:pPr>
            <w:r w:rsidDel="00000000" w:rsidR="00000000" w:rsidRPr="00000000">
              <w:rPr>
                <w:rtl w:val="0"/>
              </w:rPr>
              <w:t xml:space="preserve">4: feedback that meets or exceeds the depth and polish of the exemplar feedback</w:t>
            </w:r>
          </w:p>
          <w:p w:rsidR="00000000" w:rsidDel="00000000" w:rsidP="00000000" w:rsidRDefault="00000000" w:rsidRPr="00000000" w14:paraId="000004B4">
            <w:pPr>
              <w:numPr>
                <w:ilvl w:val="0"/>
                <w:numId w:val="12"/>
              </w:numPr>
              <w:pBdr>
                <w:top w:space="0" w:sz="0" w:val="nil"/>
                <w:left w:space="0" w:sz="0" w:val="nil"/>
                <w:bottom w:space="0" w:sz="0" w:val="nil"/>
                <w:right w:space="0" w:sz="0" w:val="nil"/>
                <w:between w:space="0" w:sz="0" w:val="nil"/>
              </w:pBdr>
              <w:tabs>
                <w:tab w:val="right" w:leader="none" w:pos="9356"/>
              </w:tabs>
              <w:ind w:left="720" w:hanging="360"/>
              <w:rPr>
                <w:color w:val="000000"/>
              </w:rPr>
            </w:pPr>
            <w:r w:rsidDel="00000000" w:rsidR="00000000" w:rsidRPr="00000000">
              <w:rPr>
                <w:color w:val="000000"/>
                <w:rtl w:val="0"/>
              </w:rPr>
              <w:t xml:space="preserve">Create a </w:t>
            </w:r>
            <w:r w:rsidDel="00000000" w:rsidR="00000000" w:rsidRPr="00000000">
              <w:rPr>
                <w:color w:val="000000"/>
                <w:highlight w:val="yellow"/>
                <w:rtl w:val="0"/>
              </w:rPr>
              <w:t xml:space="preserve">quality assurance</w:t>
            </w:r>
            <w:r w:rsidDel="00000000" w:rsidR="00000000" w:rsidRPr="00000000">
              <w:rPr>
                <w:color w:val="000000"/>
                <w:rtl w:val="0"/>
              </w:rPr>
              <w:t xml:space="preserve"> platform for automated </w:t>
            </w:r>
            <w:r w:rsidDel="00000000" w:rsidR="00000000" w:rsidRPr="00000000">
              <w:rPr>
                <w:color w:val="000000"/>
                <w:highlight w:val="yellow"/>
                <w:rtl w:val="0"/>
              </w:rPr>
              <w:t xml:space="preserve">test case</w:t>
            </w:r>
            <w:r w:rsidDel="00000000" w:rsidR="00000000" w:rsidRPr="00000000">
              <w:rPr>
                <w:color w:val="000000"/>
                <w:rtl w:val="0"/>
              </w:rPr>
              <w:t xml:space="preserve"> generation and assessing feedback quality against expected standards to support iterative development and ensure quality</w:t>
            </w:r>
          </w:p>
          <w:p w:rsidR="00000000" w:rsidDel="00000000" w:rsidP="00000000" w:rsidRDefault="00000000" w:rsidRPr="00000000" w14:paraId="000004B5">
            <w:pPr>
              <w:numPr>
                <w:ilvl w:val="0"/>
                <w:numId w:val="12"/>
              </w:numPr>
              <w:pBdr>
                <w:top w:space="0" w:sz="0" w:val="nil"/>
                <w:left w:space="0" w:sz="0" w:val="nil"/>
                <w:bottom w:space="0" w:sz="0" w:val="nil"/>
                <w:right w:space="0" w:sz="0" w:val="nil"/>
                <w:between w:space="0" w:sz="0" w:val="nil"/>
              </w:pBdr>
              <w:tabs>
                <w:tab w:val="right" w:leader="none" w:pos="9356"/>
              </w:tabs>
              <w:ind w:left="720" w:hanging="360"/>
              <w:rPr>
                <w:color w:val="000000"/>
                <w:highlight w:val="yellow"/>
              </w:rPr>
            </w:pPr>
            <w:r w:rsidDel="00000000" w:rsidR="00000000" w:rsidRPr="00000000">
              <w:rPr>
                <w:color w:val="000000"/>
                <w:highlight w:val="yellow"/>
                <w:rtl w:val="0"/>
              </w:rPr>
              <w:t xml:space="preserve">Collection and analysis of real-world student engagement data with AI-generated feedback from selected programs/ modules </w:t>
            </w:r>
          </w:p>
          <w:p w:rsidR="00000000" w:rsidDel="00000000" w:rsidP="00000000" w:rsidRDefault="00000000" w:rsidRPr="00000000" w14:paraId="000004B6">
            <w:pPr>
              <w:numPr>
                <w:ilvl w:val="0"/>
                <w:numId w:val="12"/>
              </w:numPr>
              <w:pBdr>
                <w:top w:space="0" w:sz="0" w:val="nil"/>
                <w:left w:space="0" w:sz="0" w:val="nil"/>
                <w:bottom w:space="0" w:sz="0" w:val="nil"/>
                <w:right w:space="0" w:sz="0" w:val="nil"/>
                <w:between w:space="0" w:sz="0" w:val="nil"/>
              </w:pBdr>
              <w:tabs>
                <w:tab w:val="right" w:leader="none" w:pos="9356"/>
              </w:tabs>
              <w:ind w:left="720" w:hanging="360"/>
              <w:rPr>
                <w:color w:val="000000"/>
              </w:rPr>
            </w:pPr>
            <w:r w:rsidDel="00000000" w:rsidR="00000000" w:rsidRPr="00000000">
              <w:rPr>
                <w:color w:val="000000"/>
                <w:rtl w:val="0"/>
              </w:rPr>
              <w:t xml:space="preserve">Continuous </w:t>
            </w:r>
            <w:r w:rsidDel="00000000" w:rsidR="00000000" w:rsidRPr="00000000">
              <w:rPr>
                <w:color w:val="000000"/>
                <w:highlight w:val="yellow"/>
                <w:rtl w:val="0"/>
              </w:rPr>
              <w:t xml:space="preserve">evaluation of</w:t>
            </w:r>
            <w:r w:rsidDel="00000000" w:rsidR="00000000" w:rsidRPr="00000000">
              <w:rPr>
                <w:color w:val="000000"/>
                <w:rtl w:val="0"/>
              </w:rPr>
              <w:t xml:space="preserve"> GenAI-generated feedback, </w:t>
            </w:r>
            <w:r w:rsidDel="00000000" w:rsidR="00000000" w:rsidRPr="00000000">
              <w:rPr>
                <w:color w:val="000000"/>
                <w:highlight w:val="yellow"/>
                <w:rtl w:val="0"/>
              </w:rPr>
              <w:t xml:space="preserve">incorporating t</w:t>
            </w:r>
            <w:r w:rsidDel="00000000" w:rsidR="00000000" w:rsidRPr="00000000">
              <w:rPr>
                <w:color w:val="000000"/>
                <w:rtl w:val="0"/>
              </w:rPr>
              <w:t xml:space="preserve">echnological upgrades and functional improvements </w:t>
            </w:r>
          </w:p>
          <w:p w:rsidR="00000000" w:rsidDel="00000000" w:rsidP="00000000" w:rsidRDefault="00000000" w:rsidRPr="00000000" w14:paraId="000004B7">
            <w:pPr>
              <w:numPr>
                <w:ilvl w:val="0"/>
                <w:numId w:val="12"/>
              </w:numPr>
              <w:pBdr>
                <w:top w:space="0" w:sz="0" w:val="nil"/>
                <w:left w:space="0" w:sz="0" w:val="nil"/>
                <w:bottom w:space="0" w:sz="0" w:val="nil"/>
                <w:right w:space="0" w:sz="0" w:val="nil"/>
                <w:between w:space="0" w:sz="0" w:val="nil"/>
              </w:pBdr>
              <w:tabs>
                <w:tab w:val="right" w:leader="none" w:pos="9356"/>
              </w:tabs>
              <w:ind w:left="720" w:hanging="360"/>
              <w:rPr>
                <w:color w:val="000000"/>
                <w:highlight w:val="yellow"/>
              </w:rPr>
            </w:pPr>
            <w:r w:rsidDel="00000000" w:rsidR="00000000" w:rsidRPr="00000000">
              <w:rPr>
                <w:color w:val="000000"/>
                <w:highlight w:val="yellow"/>
                <w:rtl w:val="0"/>
              </w:rPr>
              <w:t xml:space="preserve">Comparative analysis of student cohorts with/without AI-generated feedback </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Experiments to test AI </w:t>
            </w:r>
            <w:r w:rsidDel="00000000" w:rsidR="00000000" w:rsidRPr="00000000">
              <w:rPr>
                <w:highlight w:val="yellow"/>
                <w:rtl w:val="0"/>
              </w:rPr>
              <w:t xml:space="preserve">capabilities and develop</w:t>
            </w:r>
            <w:r w:rsidDel="00000000" w:rsidR="00000000" w:rsidRPr="00000000">
              <w:rPr>
                <w:rtl w:val="0"/>
              </w:rPr>
              <w:t xml:space="preserve"> prompts:</w:t>
            </w:r>
          </w:p>
          <w:p w:rsidR="00000000" w:rsidDel="00000000" w:rsidP="00000000" w:rsidRDefault="00000000" w:rsidRPr="00000000" w14:paraId="000004BA">
            <w:pPr>
              <w:numPr>
                <w:ilvl w:val="0"/>
                <w:numId w:val="12"/>
              </w:numPr>
              <w:pBdr>
                <w:top w:space="0" w:sz="0" w:val="nil"/>
                <w:left w:space="0" w:sz="0" w:val="nil"/>
                <w:bottom w:space="0" w:sz="0" w:val="nil"/>
                <w:right w:space="0" w:sz="0" w:val="nil"/>
                <w:between w:space="0" w:sz="0" w:val="nil"/>
              </w:pBdr>
              <w:tabs>
                <w:tab w:val="right" w:leader="none" w:pos="9356"/>
              </w:tabs>
              <w:ind w:left="720" w:hanging="360"/>
              <w:rPr/>
            </w:pPr>
            <w:r w:rsidDel="00000000" w:rsidR="00000000" w:rsidRPr="00000000">
              <w:rPr>
                <w:rtl w:val="0"/>
              </w:rPr>
              <w:t xml:space="preserve">Design a question or instruction aimed at the student requiring some text, file-based answer or essay</w:t>
            </w:r>
          </w:p>
          <w:p w:rsidR="00000000" w:rsidDel="00000000" w:rsidP="00000000" w:rsidRDefault="00000000" w:rsidRPr="00000000" w14:paraId="000004BB">
            <w:pPr>
              <w:numPr>
                <w:ilvl w:val="0"/>
                <w:numId w:val="12"/>
              </w:numPr>
              <w:pBdr>
                <w:top w:space="0" w:sz="0" w:val="nil"/>
                <w:left w:space="0" w:sz="0" w:val="nil"/>
                <w:bottom w:space="0" w:sz="0" w:val="nil"/>
                <w:right w:space="0" w:sz="0" w:val="nil"/>
                <w:between w:space="0" w:sz="0" w:val="nil"/>
              </w:pBdr>
              <w:tabs>
                <w:tab w:val="right" w:leader="none" w:pos="9356"/>
              </w:tabs>
              <w:ind w:left="720" w:hanging="360"/>
              <w:rPr/>
            </w:pPr>
            <w:r w:rsidDel="00000000" w:rsidR="00000000" w:rsidRPr="00000000">
              <w:rPr>
                <w:rtl w:val="0"/>
              </w:rPr>
              <w:t xml:space="preserve">Formulate a question about the student’s work, aimed at the “GenAI reviewer” which requires:</w:t>
            </w:r>
          </w:p>
          <w:p w:rsidR="00000000" w:rsidDel="00000000" w:rsidP="00000000" w:rsidRDefault="00000000" w:rsidRPr="00000000" w14:paraId="000004BC">
            <w:pPr>
              <w:numPr>
                <w:ilvl w:val="1"/>
                <w:numId w:val="12"/>
              </w:numPr>
              <w:pBdr>
                <w:top w:space="0" w:sz="0" w:val="nil"/>
                <w:left w:space="0" w:sz="0" w:val="nil"/>
                <w:bottom w:space="0" w:sz="0" w:val="nil"/>
                <w:right w:space="0" w:sz="0" w:val="nil"/>
                <w:between w:space="0" w:sz="0" w:val="nil"/>
              </w:pBdr>
              <w:tabs>
                <w:tab w:val="right" w:leader="none" w:pos="9356"/>
              </w:tabs>
              <w:ind w:left="1440" w:hanging="360"/>
              <w:rPr/>
            </w:pPr>
            <w:r w:rsidDel="00000000" w:rsidR="00000000" w:rsidRPr="00000000">
              <w:rPr>
                <w:rtl w:val="0"/>
              </w:rPr>
              <w:t xml:space="preserve">Selecting the multiple-choice answer that most closely describes the student’s work compared to the metric in the question</w:t>
            </w:r>
          </w:p>
          <w:p w:rsidR="00000000" w:rsidDel="00000000" w:rsidP="00000000" w:rsidRDefault="00000000" w:rsidRPr="00000000" w14:paraId="000004BD">
            <w:pPr>
              <w:numPr>
                <w:ilvl w:val="1"/>
                <w:numId w:val="12"/>
              </w:numPr>
              <w:pBdr>
                <w:top w:space="0" w:sz="0" w:val="nil"/>
                <w:left w:space="0" w:sz="0" w:val="nil"/>
                <w:bottom w:space="0" w:sz="0" w:val="nil"/>
                <w:right w:space="0" w:sz="0" w:val="nil"/>
                <w:between w:space="0" w:sz="0" w:val="nil"/>
              </w:pBdr>
              <w:tabs>
                <w:tab w:val="right" w:leader="none" w:pos="9356"/>
              </w:tabs>
              <w:ind w:left="1440" w:hanging="360"/>
              <w:rPr/>
            </w:pPr>
            <w:r w:rsidDel="00000000" w:rsidR="00000000" w:rsidRPr="00000000">
              <w:rPr>
                <w:rtl w:val="0"/>
              </w:rPr>
              <w:t xml:space="preserve">Providing feedback on the student’s answer based on </w:t>
            </w:r>
            <w:r w:rsidDel="00000000" w:rsidR="00000000" w:rsidRPr="00000000">
              <w:rPr>
                <w:highlight w:val="yellow"/>
                <w:rtl w:val="0"/>
              </w:rPr>
              <w:t xml:space="preserve">specific</w:t>
            </w:r>
            <w:r w:rsidDel="00000000" w:rsidR="00000000" w:rsidRPr="00000000">
              <w:rPr>
                <w:rtl w:val="0"/>
              </w:rPr>
              <w:t xml:space="preserve"> prompts:</w:t>
            </w:r>
          </w:p>
          <w:p w:rsidR="00000000" w:rsidDel="00000000" w:rsidP="00000000" w:rsidRDefault="00000000" w:rsidRPr="00000000" w14:paraId="000004BE">
            <w:pPr>
              <w:numPr>
                <w:ilvl w:val="2"/>
                <w:numId w:val="12"/>
              </w:numPr>
              <w:pBdr>
                <w:top w:space="0" w:sz="0" w:val="nil"/>
                <w:left w:space="0" w:sz="0" w:val="nil"/>
                <w:bottom w:space="0" w:sz="0" w:val="nil"/>
                <w:right w:space="0" w:sz="0" w:val="nil"/>
                <w:between w:space="0" w:sz="0" w:val="nil"/>
              </w:pBdr>
              <w:tabs>
                <w:tab w:val="right" w:leader="none" w:pos="9356"/>
              </w:tabs>
              <w:ind w:left="2160" w:hanging="360"/>
              <w:rPr/>
            </w:pPr>
            <w:r w:rsidDel="00000000" w:rsidR="00000000" w:rsidRPr="00000000">
              <w:rPr>
                <w:rtl w:val="0"/>
              </w:rPr>
              <w:t xml:space="preserve">The “role/ persona” that the GenAI reviewer should “take” when providing the response </w:t>
            </w:r>
          </w:p>
          <w:p w:rsidR="00000000" w:rsidDel="00000000" w:rsidP="00000000" w:rsidRDefault="00000000" w:rsidRPr="00000000" w14:paraId="000004BF">
            <w:pPr>
              <w:numPr>
                <w:ilvl w:val="2"/>
                <w:numId w:val="12"/>
              </w:numPr>
              <w:pBdr>
                <w:top w:space="0" w:sz="0" w:val="nil"/>
                <w:left w:space="0" w:sz="0" w:val="nil"/>
                <w:bottom w:space="0" w:sz="0" w:val="nil"/>
                <w:right w:space="0" w:sz="0" w:val="nil"/>
                <w:between w:space="0" w:sz="0" w:val="nil"/>
              </w:pBdr>
              <w:tabs>
                <w:tab w:val="right" w:leader="none" w:pos="9356"/>
              </w:tabs>
              <w:ind w:left="2160" w:hanging="360"/>
              <w:rPr/>
            </w:pPr>
            <w:r w:rsidDel="00000000" w:rsidR="00000000" w:rsidRPr="00000000">
              <w:rPr>
                <w:rtl w:val="0"/>
              </w:rPr>
              <w:t xml:space="preserve">Context of the problem and expected level of detail, quality, format and relevance of the student’s answer </w:t>
            </w:r>
          </w:p>
          <w:p w:rsidR="00000000" w:rsidDel="00000000" w:rsidP="00000000" w:rsidRDefault="00000000" w:rsidRPr="00000000" w14:paraId="000004C0">
            <w:pPr>
              <w:numPr>
                <w:ilvl w:val="2"/>
                <w:numId w:val="12"/>
              </w:numPr>
              <w:pBdr>
                <w:top w:space="0" w:sz="0" w:val="nil"/>
                <w:left w:space="0" w:sz="0" w:val="nil"/>
                <w:bottom w:space="0" w:sz="0" w:val="nil"/>
                <w:right w:space="0" w:sz="0" w:val="nil"/>
                <w:between w:space="0" w:sz="0" w:val="nil"/>
              </w:pBdr>
              <w:tabs>
                <w:tab w:val="right" w:leader="none" w:pos="9356"/>
              </w:tabs>
              <w:ind w:left="2160" w:hanging="360"/>
              <w:rPr/>
            </w:pPr>
            <w:r w:rsidDel="00000000" w:rsidR="00000000" w:rsidRPr="00000000">
              <w:rPr>
                <w:rtl w:val="0"/>
              </w:rPr>
              <w:t xml:space="preserve">Parameters around the content, type and format of feedback given</w:t>
            </w:r>
          </w:p>
          <w:p w:rsidR="00000000" w:rsidDel="00000000" w:rsidP="00000000" w:rsidRDefault="00000000" w:rsidRPr="00000000" w14:paraId="000004C1">
            <w:pPr>
              <w:numPr>
                <w:ilvl w:val="1"/>
                <w:numId w:val="12"/>
              </w:numPr>
              <w:pBdr>
                <w:top w:space="0" w:sz="0" w:val="nil"/>
                <w:left w:space="0" w:sz="0" w:val="nil"/>
                <w:bottom w:space="0" w:sz="0" w:val="nil"/>
                <w:right w:space="0" w:sz="0" w:val="nil"/>
                <w:between w:space="0" w:sz="0" w:val="nil"/>
              </w:pBdr>
              <w:tabs>
                <w:tab w:val="right" w:leader="none" w:pos="9356"/>
              </w:tabs>
              <w:ind w:left="1440" w:hanging="360"/>
              <w:rPr>
                <w:sz w:val="21"/>
                <w:szCs w:val="21"/>
              </w:rPr>
            </w:pPr>
            <w:r w:rsidDel="00000000" w:rsidR="00000000" w:rsidRPr="00000000">
              <w:rPr>
                <w:rtl w:val="0"/>
              </w:rPr>
              <w:t xml:space="preserve">A specimen exemplar for the GenAI reviewer to compare the student’s answer against and to provide feedback</w:t>
            </w:r>
            <w:r w:rsidDel="00000000" w:rsidR="00000000" w:rsidRPr="00000000">
              <w:rPr>
                <w:rtl w:val="0"/>
              </w:rPr>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Using the prompts, discrete test to assess functionality and relevance of AI-generated responses and scoring, parameters tested include:</w:t>
            </w:r>
          </w:p>
          <w:p w:rsidR="00000000" w:rsidDel="00000000" w:rsidP="00000000" w:rsidRDefault="00000000" w:rsidRPr="00000000" w14:paraId="000004C4">
            <w:pPr>
              <w:numPr>
                <w:ilvl w:val="0"/>
                <w:numId w:val="12"/>
              </w:numPr>
              <w:pBdr>
                <w:top w:space="0" w:sz="0" w:val="nil"/>
                <w:left w:space="0" w:sz="0" w:val="nil"/>
                <w:bottom w:space="0" w:sz="0" w:val="nil"/>
                <w:right w:space="0" w:sz="0" w:val="nil"/>
                <w:between w:space="0" w:sz="0" w:val="nil"/>
              </w:pBdr>
              <w:tabs>
                <w:tab w:val="right" w:leader="none" w:pos="9356"/>
              </w:tabs>
              <w:ind w:left="720" w:hanging="360"/>
              <w:rPr>
                <w:highlight w:val="yellow"/>
              </w:rPr>
            </w:pPr>
            <w:r w:rsidDel="00000000" w:rsidR="00000000" w:rsidRPr="00000000">
              <w:rPr>
                <w:rtl w:val="0"/>
              </w:rPr>
              <w:t xml:space="preserve">Model: GPT 3.5</w:t>
            </w:r>
            <w:ins w:author="Elvina Lee" w:id="14" w:date="2025-04-24T22:17:00Z">
              <w:r w:rsidDel="00000000" w:rsidR="00000000" w:rsidRPr="00000000">
                <w:rPr>
                  <w:rtl w:val="0"/>
                </w:rPr>
                <w:t xml:space="preserve">,</w:t>
              </w:r>
            </w:ins>
            <w:r w:rsidDel="00000000" w:rsidR="00000000" w:rsidRPr="00000000">
              <w:rPr>
                <w:rtl w:val="0"/>
              </w:rPr>
              <w:t xml:space="preserve"> </w:t>
            </w:r>
            <w:r w:rsidDel="00000000" w:rsidR="00000000" w:rsidRPr="00000000">
              <w:rPr>
                <w:highlight w:val="yellow"/>
                <w:rtl w:val="0"/>
              </w:rPr>
              <w:t xml:space="preserve">GPT-3.5 with fine tuning capabilities</w:t>
            </w:r>
            <w:r w:rsidDel="00000000" w:rsidR="00000000" w:rsidRPr="00000000">
              <w:rPr>
                <w:rtl w:val="0"/>
              </w:rPr>
              <w:t xml:space="preserve">, GPT4, </w:t>
            </w:r>
            <w:r w:rsidDel="00000000" w:rsidR="00000000" w:rsidRPr="00000000">
              <w:rPr>
                <w:highlight w:val="yellow"/>
                <w:rtl w:val="0"/>
              </w:rPr>
              <w:t xml:space="preserve">GPT-4 Turbo and GPT-4o</w:t>
            </w:r>
          </w:p>
          <w:p w:rsidR="00000000" w:rsidDel="00000000" w:rsidP="00000000" w:rsidRDefault="00000000" w:rsidRPr="00000000" w14:paraId="000004C5">
            <w:pPr>
              <w:numPr>
                <w:ilvl w:val="0"/>
                <w:numId w:val="12"/>
              </w:numPr>
              <w:pBdr>
                <w:top w:space="0" w:sz="0" w:val="nil"/>
                <w:left w:space="0" w:sz="0" w:val="nil"/>
                <w:bottom w:space="0" w:sz="0" w:val="nil"/>
                <w:right w:space="0" w:sz="0" w:val="nil"/>
                <w:between w:space="0" w:sz="0" w:val="nil"/>
              </w:pBdr>
              <w:tabs>
                <w:tab w:val="right" w:leader="none" w:pos="9356"/>
              </w:tabs>
              <w:ind w:left="720" w:hanging="360"/>
              <w:rPr/>
            </w:pPr>
            <w:r w:rsidDel="00000000" w:rsidR="00000000" w:rsidRPr="00000000">
              <w:rPr>
                <w:rtl w:val="0"/>
              </w:rPr>
              <w:t xml:space="preserve">AI creativity (ranging from 0 -2 of randomness and variability)</w:t>
            </w:r>
          </w:p>
          <w:p w:rsidR="00000000" w:rsidDel="00000000" w:rsidP="00000000" w:rsidRDefault="00000000" w:rsidRPr="00000000" w14:paraId="000004C6">
            <w:pPr>
              <w:numPr>
                <w:ilvl w:val="0"/>
                <w:numId w:val="12"/>
              </w:numPr>
              <w:pBdr>
                <w:top w:space="0" w:sz="0" w:val="nil"/>
                <w:left w:space="0" w:sz="0" w:val="nil"/>
                <w:bottom w:space="0" w:sz="0" w:val="nil"/>
                <w:right w:space="0" w:sz="0" w:val="nil"/>
                <w:between w:space="0" w:sz="0" w:val="nil"/>
              </w:pBdr>
              <w:tabs>
                <w:tab w:val="right" w:leader="none" w:pos="9356"/>
              </w:tabs>
              <w:ind w:left="720" w:hanging="360"/>
              <w:rPr/>
            </w:pPr>
            <w:r w:rsidDel="00000000" w:rsidR="00000000" w:rsidRPr="00000000">
              <w:rPr>
                <w:rtl w:val="0"/>
              </w:rPr>
              <w:t xml:space="preserve">Types of (input) question/student responses: Academic argument/essays, informative, coding etc.</w:t>
            </w:r>
          </w:p>
          <w:p w:rsidR="00000000" w:rsidDel="00000000" w:rsidP="00000000" w:rsidRDefault="00000000" w:rsidRPr="00000000" w14:paraId="000004C7">
            <w:pPr>
              <w:numPr>
                <w:ilvl w:val="0"/>
                <w:numId w:val="12"/>
              </w:numPr>
              <w:pBdr>
                <w:top w:space="0" w:sz="0" w:val="nil"/>
                <w:left w:space="0" w:sz="0" w:val="nil"/>
                <w:bottom w:space="0" w:sz="0" w:val="nil"/>
                <w:right w:space="0" w:sz="0" w:val="nil"/>
                <w:between w:space="0" w:sz="0" w:val="nil"/>
              </w:pBdr>
              <w:tabs>
                <w:tab w:val="right" w:leader="none" w:pos="9356"/>
              </w:tabs>
              <w:ind w:left="720" w:hanging="360"/>
              <w:rPr/>
            </w:pPr>
            <w:r w:rsidDel="00000000" w:rsidR="00000000" w:rsidRPr="00000000">
              <w:rPr>
                <w:rtl w:val="0"/>
              </w:rPr>
              <w:t xml:space="preserve">Types of answers (from student): Poor, Irrelevant, Missing Content, Perfect</w:t>
            </w:r>
          </w:p>
          <w:p w:rsidR="00000000" w:rsidDel="00000000" w:rsidP="00000000" w:rsidRDefault="00000000" w:rsidRPr="00000000" w14:paraId="000004C8">
            <w:pPr>
              <w:numPr>
                <w:ilvl w:val="0"/>
                <w:numId w:val="12"/>
              </w:numPr>
              <w:pBdr>
                <w:top w:space="0" w:sz="0" w:val="nil"/>
                <w:left w:space="0" w:sz="0" w:val="nil"/>
                <w:bottom w:space="0" w:sz="0" w:val="nil"/>
                <w:right w:space="0" w:sz="0" w:val="nil"/>
                <w:between w:space="0" w:sz="0" w:val="nil"/>
              </w:pBdr>
              <w:tabs>
                <w:tab w:val="right" w:leader="none" w:pos="9356"/>
              </w:tabs>
              <w:ind w:left="720" w:hanging="360"/>
              <w:rPr>
                <w:highlight w:val="yellow"/>
              </w:rPr>
            </w:pPr>
            <w:r w:rsidDel="00000000" w:rsidR="00000000" w:rsidRPr="00000000">
              <w:rPr>
                <w:highlight w:val="yellow"/>
                <w:rtl w:val="0"/>
              </w:rPr>
              <w:t xml:space="preserve">Comparative performance: Particularly in reasoning, instruction following and code analysis (if applicable to assessment) </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highlight w:val="yellow"/>
                <w:rtl w:val="0"/>
              </w:rPr>
              <w:t xml:space="preserve">Testing GenAI feedback on student outcomes</w:t>
            </w: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The 1</w:t>
            </w:r>
            <w:r w:rsidDel="00000000" w:rsidR="00000000" w:rsidRPr="00000000">
              <w:rPr>
                <w:vertAlign w:val="superscript"/>
                <w:rtl w:val="0"/>
              </w:rPr>
              <w:t xml:space="preserve">st</w:t>
            </w:r>
            <w:r w:rsidDel="00000000" w:rsidR="00000000" w:rsidRPr="00000000">
              <w:rPr>
                <w:rtl w:val="0"/>
              </w:rPr>
              <w:t xml:space="preserve"> program was developed to understand if GenAI feedback had knowledge domain limitations or strengths. Two experiential learning modules </w:t>
            </w:r>
            <w:r w:rsidDel="00000000" w:rsidR="00000000" w:rsidRPr="00000000">
              <w:rPr>
                <w:highlight w:val="yellow"/>
                <w:rtl w:val="0"/>
              </w:rPr>
              <w:t xml:space="preserve">evaluating technical content</w:t>
            </w:r>
            <w:r w:rsidDel="00000000" w:rsidR="00000000" w:rsidRPr="00000000">
              <w:rPr>
                <w:rtl w:val="0"/>
              </w:rPr>
              <w:t xml:space="preserve">, providing only GenAI feedback were developed, and trialled on test cohorts with data generated used for model refinement. </w:t>
            </w:r>
            <w:r w:rsidDel="00000000" w:rsidR="00000000" w:rsidRPr="00000000">
              <w:rPr>
                <w:highlight w:val="yellow"/>
                <w:rtl w:val="0"/>
              </w:rPr>
              <w:t xml:space="preserve">The impact and accuracy of GenAi generated feedback on</w:t>
            </w:r>
            <w:r w:rsidDel="00000000" w:rsidR="00000000" w:rsidRPr="00000000">
              <w:rPr>
                <w:rtl w:val="0"/>
              </w:rPr>
              <w:t xml:space="preserve"> student engagement and progression included:</w:t>
            </w:r>
          </w:p>
          <w:p w:rsidR="00000000" w:rsidDel="00000000" w:rsidP="00000000" w:rsidRDefault="00000000" w:rsidRPr="00000000" w14:paraId="000004C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60" w:line="240" w:lineRule="auto"/>
              <w:ind w:left="649"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Feedback provided on a ‘complete’ body of work submitted by the student</w:t>
            </w:r>
          </w:p>
          <w:p w:rsidR="00000000" w:rsidDel="00000000" w:rsidP="00000000" w:rsidRDefault="00000000" w:rsidRPr="00000000" w14:paraId="000004C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60" w:before="0" w:line="240" w:lineRule="auto"/>
              <w:ind w:left="649"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Iterative feedback, allowing students to make changes</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highlight w:val="yellow"/>
              </w:rPr>
            </w:pPr>
            <w:r w:rsidDel="00000000" w:rsidR="00000000" w:rsidRPr="00000000">
              <w:rPr>
                <w:highlight w:val="yellow"/>
                <w:rtl w:val="0"/>
              </w:rPr>
              <w:t xml:space="preserve">A 2</w:t>
            </w:r>
            <w:r w:rsidDel="00000000" w:rsidR="00000000" w:rsidRPr="00000000">
              <w:rPr>
                <w:highlight w:val="yellow"/>
                <w:vertAlign w:val="superscript"/>
                <w:rtl w:val="0"/>
              </w:rPr>
              <w:t xml:space="preserve">nd</w:t>
            </w:r>
            <w:r w:rsidDel="00000000" w:rsidR="00000000" w:rsidRPr="00000000">
              <w:rPr>
                <w:highlight w:val="yellow"/>
                <w:rtl w:val="0"/>
              </w:rPr>
              <w:t xml:space="preserve">, two phased, program was developed to assess the effectiveness and impact of AI generated feedback on student engagement and skill development. Data was collected from 616 participants through skill modules and an industry project.</w:t>
            </w:r>
          </w:p>
          <w:p w:rsidR="00000000" w:rsidDel="00000000" w:rsidP="00000000" w:rsidRDefault="00000000" w:rsidRPr="00000000" w14:paraId="000004D0">
            <w:pPr>
              <w:rPr/>
            </w:pPr>
            <w:r w:rsidDel="00000000" w:rsidR="00000000" w:rsidRPr="00000000">
              <w:rPr>
                <w:rtl w:val="0"/>
              </w:rPr>
            </w:r>
          </w:p>
        </w:tc>
      </w:tr>
      <w:tr>
        <w:trPr>
          <w:cantSplit w:val="0"/>
          <w:trHeight w:val="20" w:hRule="atLeast"/>
          <w:tblHeader w:val="0"/>
        </w:trPr>
        <w:tc>
          <w:tcPr>
            <w:gridSpan w:val="11"/>
            <w:tcBorders>
              <w:top w:color="000000" w:space="0" w:sz="0" w:val="nil"/>
              <w:bottom w:color="000000" w:space="0" w:sz="0" w:val="nil"/>
            </w:tcBorders>
            <w:shd w:fill="auto" w:val="clear"/>
            <w:vAlign w:val="center"/>
          </w:tcPr>
          <w:p w:rsidR="00000000" w:rsidDel="00000000" w:rsidP="00000000" w:rsidRDefault="00000000" w:rsidRPr="00000000" w14:paraId="000004DB">
            <w:pPr>
              <w:keepNext w:val="1"/>
              <w:jc w:val="center"/>
              <w:rPr>
                <w:i w:val="1"/>
                <w:color w:val="747480"/>
                <w:sz w:val="16"/>
                <w:szCs w:val="16"/>
              </w:rPr>
            </w:pPr>
            <w:r w:rsidDel="00000000" w:rsidR="00000000" w:rsidRPr="00000000">
              <w:rPr>
                <w:i w:val="1"/>
                <w:color w:val="747480"/>
                <w:sz w:val="16"/>
                <w:szCs w:val="16"/>
                <w:rtl w:val="0"/>
              </w:rPr>
              <w:t xml:space="preserve">Additional response – not included in application</w:t>
            </w:r>
          </w:p>
        </w:tc>
      </w:tr>
      <w:tr>
        <w:trPr>
          <w:cantSplit w:val="0"/>
          <w:trHeight w:val="20" w:hRule="atLeast"/>
          <w:tblHeader w:val="0"/>
        </w:trPr>
        <w:tc>
          <w:tcPr>
            <w:gridSpan w:val="11"/>
            <w:tcBorders>
              <w:top w:color="000000" w:space="0" w:sz="0" w:val="nil"/>
            </w:tcBorders>
          </w:tcPr>
          <w:p w:rsidR="00000000" w:rsidDel="00000000" w:rsidP="00000000" w:rsidRDefault="00000000" w:rsidRPr="00000000" w14:paraId="000004E6">
            <w:pPr>
              <w:rPr/>
            </w:pPr>
            <w:r w:rsidDel="00000000" w:rsidR="00000000" w:rsidRPr="00000000">
              <w:rPr>
                <w:rtl w:val="0"/>
              </w:rPr>
            </w:r>
          </w:p>
        </w:tc>
      </w:tr>
      <w:tr>
        <w:trPr>
          <w:cantSplit w:val="0"/>
          <w:trHeight w:val="20" w:hRule="atLeast"/>
          <w:tblHeader w:val="0"/>
        </w:trPr>
        <w:tc>
          <w:tcPr>
            <w:gridSpan w:val="5"/>
            <w:tcBorders>
              <w:bottom w:color="000000" w:space="0" w:sz="0" w:val="nil"/>
              <w:right w:color="000000" w:space="0" w:sz="0" w:val="nil"/>
            </w:tcBorders>
            <w:shd w:fill="c4c4cd" w:val="clear"/>
            <w:vAlign w:val="bottom"/>
          </w:tcPr>
          <w:p w:rsidR="00000000" w:rsidDel="00000000" w:rsidP="00000000" w:rsidRDefault="00000000" w:rsidRPr="00000000" w14:paraId="000004F1">
            <w:pPr>
              <w:keepNext w:val="1"/>
              <w:widowControl w:val="1"/>
              <w:pBdr>
                <w:top w:space="0" w:sz="0" w:val="nil"/>
                <w:left w:space="0" w:sz="0" w:val="nil"/>
                <w:bottom w:space="0" w:sz="0" w:val="nil"/>
                <w:right w:space="0" w:sz="0" w:val="nil"/>
                <w:between w:space="0" w:sz="0" w:val="nil"/>
              </w:pBdr>
              <w:rPr>
                <w:b w:val="1"/>
                <w:color w:val="000000"/>
                <w:sz w:val="16"/>
                <w:szCs w:val="16"/>
              </w:rPr>
            </w:pPr>
            <w:r w:rsidDel="00000000" w:rsidR="00000000" w:rsidRPr="00000000">
              <w:rPr>
                <w:b w:val="1"/>
                <w:color w:val="000000"/>
                <w:sz w:val="16"/>
                <w:szCs w:val="16"/>
                <w:rtl w:val="0"/>
              </w:rPr>
              <w:t xml:space="preserve">How did you evaluate or plan to evaluate results from your experiment?</w:t>
            </w:r>
          </w:p>
        </w:tc>
        <w:tc>
          <w:tcPr>
            <w:gridSpan w:val="6"/>
            <w:tcBorders>
              <w:left w:color="000000" w:space="0" w:sz="0" w:val="nil"/>
              <w:bottom w:color="000000" w:space="0" w:sz="0" w:val="nil"/>
            </w:tcBorders>
            <w:shd w:fill="c4c4cd" w:val="clear"/>
          </w:tcPr>
          <w:p w:rsidR="00000000" w:rsidDel="00000000" w:rsidP="00000000" w:rsidRDefault="00000000" w:rsidRPr="00000000" w14:paraId="000004F6">
            <w:pPr>
              <w:widowControl w:val="1"/>
              <w:pBdr>
                <w:top w:space="0" w:sz="0" w:val="nil"/>
                <w:left w:space="0" w:sz="0" w:val="nil"/>
                <w:bottom w:space="0" w:sz="0" w:val="nil"/>
                <w:right w:space="0" w:sz="0" w:val="nil"/>
                <w:between w:space="0" w:sz="0" w:val="nil"/>
              </w:pBdr>
              <w:jc w:val="right"/>
              <w:rPr>
                <w:i w:val="1"/>
                <w:color w:val="000000"/>
                <w:sz w:val="14"/>
                <w:szCs w:val="14"/>
              </w:rPr>
            </w:pPr>
            <w:r w:rsidDel="00000000" w:rsidR="00000000" w:rsidRPr="00000000">
              <w:rPr>
                <w:i w:val="1"/>
                <w:color w:val="000000"/>
                <w:sz w:val="14"/>
                <w:szCs w:val="14"/>
                <w:rtl w:val="0"/>
              </w:rPr>
              <w:t xml:space="preserve">4,000-character limit</w:t>
            </w:r>
          </w:p>
        </w:tc>
      </w:tr>
      <w:tr>
        <w:trPr>
          <w:cantSplit w:val="0"/>
          <w:trHeight w:val="20" w:hRule="atLeast"/>
          <w:tblHeader w:val="0"/>
        </w:trPr>
        <w:tc>
          <w:tcPr>
            <w:gridSpan w:val="11"/>
            <w:tcBorders>
              <w:bottom w:color="000000" w:space="0" w:sz="0" w:val="nil"/>
            </w:tcBorders>
          </w:tcPr>
          <w:p w:rsidR="00000000" w:rsidDel="00000000" w:rsidP="00000000" w:rsidRDefault="00000000" w:rsidRPr="00000000" w14:paraId="000004FC">
            <w:pPr>
              <w:rPr/>
            </w:pPr>
            <w:r w:rsidDel="00000000" w:rsidR="00000000" w:rsidRPr="00000000">
              <w:rPr>
                <w:rtl w:val="0"/>
              </w:rPr>
              <w:t xml:space="preserve">As part of the initial experiments and following development of an initial prototype, the quality of feedback and multiple-choice answer selection were evaluated against the following characteristics:</w:t>
            </w:r>
          </w:p>
          <w:p w:rsidR="00000000" w:rsidDel="00000000" w:rsidP="00000000" w:rsidRDefault="00000000" w:rsidRPr="00000000" w14:paraId="000004FD">
            <w:pPr>
              <w:widowControl w:val="1"/>
              <w:numPr>
                <w:ilvl w:val="0"/>
                <w:numId w:val="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Correctness of the chosen weighted </w:t>
            </w:r>
            <w:r w:rsidDel="00000000" w:rsidR="00000000" w:rsidRPr="00000000">
              <w:rPr>
                <w:color w:val="000000"/>
                <w:highlight w:val="yellow"/>
                <w:rtl w:val="0"/>
              </w:rPr>
              <w:t xml:space="preserve">multiple-</w:t>
            </w:r>
            <w:r w:rsidDel="00000000" w:rsidR="00000000" w:rsidRPr="00000000">
              <w:rPr>
                <w:color w:val="000000"/>
                <w:rtl w:val="0"/>
              </w:rPr>
              <w:t xml:space="preserve">choice answer and if the GenAI reviewer is capable of assessing/ determining relevance of student’s answer.</w:t>
            </w:r>
          </w:p>
          <w:p w:rsidR="00000000" w:rsidDel="00000000" w:rsidP="00000000" w:rsidRDefault="00000000" w:rsidRPr="00000000" w14:paraId="000004FE">
            <w:pPr>
              <w:widowControl w:val="1"/>
              <w:numPr>
                <w:ilvl w:val="0"/>
                <w:numId w:val="5"/>
              </w:numPr>
              <w:spacing w:after="0" w:before="0" w:line="276" w:lineRule="auto"/>
              <w:ind w:left="720" w:hanging="360"/>
              <w:rPr/>
            </w:pPr>
            <w:r w:rsidDel="00000000" w:rsidR="00000000" w:rsidRPr="00000000">
              <w:rPr>
                <w:rtl w:val="0"/>
              </w:rPr>
              <w:t xml:space="preserve">Quality: Whether the automated feedback provided sufficiently described how the student’s response compared to the exemplar. If appropriate language/tone based on the approach outlined in the AI Prompt was used.</w:t>
            </w:r>
          </w:p>
          <w:p w:rsidR="00000000" w:rsidDel="00000000" w:rsidP="00000000" w:rsidRDefault="00000000" w:rsidRPr="00000000" w14:paraId="000004FF">
            <w:pPr>
              <w:widowControl w:val="1"/>
              <w:numPr>
                <w:ilvl w:val="0"/>
                <w:numId w:val="5"/>
              </w:numPr>
              <w:spacing w:after="0" w:before="0" w:line="276" w:lineRule="auto"/>
              <w:ind w:left="720" w:hanging="360"/>
              <w:rPr/>
            </w:pPr>
            <w:r w:rsidDel="00000000" w:rsidR="00000000" w:rsidRPr="00000000">
              <w:rPr>
                <w:rtl w:val="0"/>
              </w:rPr>
              <w:t xml:space="preserve">Relevance: Whether the feedback output was pertinent to the student’s actual submission. This also overlaps with quality.</w:t>
            </w:r>
          </w:p>
          <w:p w:rsidR="00000000" w:rsidDel="00000000" w:rsidP="00000000" w:rsidRDefault="00000000" w:rsidRPr="00000000" w14:paraId="00000500">
            <w:pPr>
              <w:widowControl w:val="1"/>
              <w:spacing w:after="0" w:before="0" w:line="276" w:lineRule="auto"/>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The effect of GenAI generated feedback on student engagement </w:t>
            </w:r>
            <w:r w:rsidDel="00000000" w:rsidR="00000000" w:rsidRPr="00000000">
              <w:rPr>
                <w:highlight w:val="yellow"/>
                <w:rtl w:val="0"/>
              </w:rPr>
              <w:t xml:space="preserve">was initially</w:t>
            </w:r>
            <w:r w:rsidDel="00000000" w:rsidR="00000000" w:rsidRPr="00000000">
              <w:rPr>
                <w:rtl w:val="0"/>
              </w:rPr>
              <w:t xml:space="preserve"> evaluated as follows:</w:t>
            </w:r>
          </w:p>
          <w:p w:rsidR="00000000" w:rsidDel="00000000" w:rsidP="00000000" w:rsidRDefault="00000000" w:rsidRPr="00000000" w14:paraId="00000502">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Time between receiving and reading feedback.</w:t>
            </w:r>
          </w:p>
          <w:p w:rsidR="00000000" w:rsidDel="00000000" w:rsidP="00000000" w:rsidRDefault="00000000" w:rsidRPr="00000000" w14:paraId="0000050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quality of the feedback.</w:t>
            </w:r>
          </w:p>
          <w:p w:rsidR="00000000" w:rsidDel="00000000" w:rsidP="00000000" w:rsidRDefault="00000000" w:rsidRPr="00000000" w14:paraId="00000504">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Time taken for the student to progress to the next task.</w:t>
            </w:r>
          </w:p>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06">
            <w:pPr>
              <w:widowControl w:val="1"/>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These criteria have been used to determine: </w:t>
            </w:r>
          </w:p>
          <w:p w:rsidR="00000000" w:rsidDel="00000000" w:rsidP="00000000" w:rsidRDefault="00000000" w:rsidRPr="00000000" w14:paraId="0000050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91" w:right="0" w:hanging="426"/>
              <w:jc w:val="left"/>
              <w:rPr>
                <w:b w:val="0"/>
                <w:i w:val="0"/>
                <w:smallCaps w:val="0"/>
                <w:strike w:val="0"/>
                <w:color w:val="000000"/>
                <w:sz w:val="20"/>
                <w:szCs w:val="20"/>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Whether/ how the quality of the feedback impacts progression.</w:t>
            </w:r>
          </w:p>
          <w:p w:rsidR="00000000" w:rsidDel="00000000" w:rsidP="00000000" w:rsidRDefault="00000000" w:rsidRPr="00000000" w14:paraId="00000508">
            <w:pPr>
              <w:widowControl w:val="1"/>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Iterative feedback will also be used to evaluate new GenAI based capabilities:</w:t>
            </w:r>
          </w:p>
          <w:p w:rsidR="00000000" w:rsidDel="00000000" w:rsidP="00000000" w:rsidRDefault="00000000" w:rsidRPr="00000000" w14:paraId="0000050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91" w:right="0" w:hanging="360"/>
              <w:jc w:val="left"/>
              <w:rPr>
                <w:b w:val="0"/>
                <w:i w:val="0"/>
                <w:smallCaps w:val="0"/>
                <w:strike w:val="0"/>
                <w:color w:val="000000"/>
                <w:sz w:val="20"/>
                <w:szCs w:val="20"/>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Ability to identify and evaluate changes made by the student as a result of the previous feedback </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and provide further feedback to the revised submissions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50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91" w:right="0" w:hanging="360"/>
              <w:jc w:val="left"/>
              <w:rPr>
                <w:b w:val="0"/>
                <w:i w:val="0"/>
                <w:smallCaps w:val="0"/>
                <w:strike w:val="0"/>
                <w:color w:val="000000"/>
                <w:sz w:val="20"/>
                <w:szCs w:val="20"/>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Whether GenAI will be able to accurately evaluate the difference.</w:t>
            </w:r>
          </w:p>
          <w:p w:rsidR="00000000" w:rsidDel="00000000" w:rsidP="00000000" w:rsidRDefault="00000000" w:rsidRPr="00000000" w14:paraId="0000050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91" w:right="0" w:hanging="360"/>
              <w:jc w:val="left"/>
              <w:rPr>
                <w:b w:val="0"/>
                <w:i w:val="0"/>
                <w:smallCaps w:val="0"/>
                <w:strike w:val="0"/>
                <w:color w:val="000000"/>
                <w:sz w:val="20"/>
                <w:szCs w:val="20"/>
                <w:highlight w:val="yellow"/>
                <w:vertAlign w:val="baseline"/>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Consistency in feedback provided as compared to baseline approaches</w:t>
            </w:r>
          </w:p>
          <w:p w:rsidR="00000000" w:rsidDel="00000000" w:rsidP="00000000" w:rsidRDefault="00000000" w:rsidRPr="00000000" w14:paraId="0000050C">
            <w:pPr>
              <w:widowControl w:val="1"/>
              <w:spacing w:after="0" w:before="0" w:line="276" w:lineRule="auto"/>
              <w:rPr/>
            </w:pPr>
            <w:r w:rsidDel="00000000" w:rsidR="00000000" w:rsidRPr="00000000">
              <w:rPr>
                <w:rtl w:val="0"/>
              </w:rPr>
            </w:r>
          </w:p>
          <w:p w:rsidR="00000000" w:rsidDel="00000000" w:rsidP="00000000" w:rsidRDefault="00000000" w:rsidRPr="00000000" w14:paraId="0000050D">
            <w:pPr>
              <w:widowControl w:val="1"/>
              <w:spacing w:after="0" w:before="0" w:line="276" w:lineRule="auto"/>
              <w:rPr/>
            </w:pPr>
            <w:r w:rsidDel="00000000" w:rsidR="00000000" w:rsidRPr="00000000">
              <w:rPr>
                <w:rtl w:val="0"/>
              </w:rPr>
              <w:t xml:space="preserve">The correlation between feedback timeliness, student engagement (%), feedback quality and progression to the next task, </w:t>
            </w:r>
            <w:r w:rsidDel="00000000" w:rsidR="00000000" w:rsidRPr="00000000">
              <w:rPr>
                <w:highlight w:val="yellow"/>
                <w:rtl w:val="0"/>
              </w:rPr>
              <w:t xml:space="preserve">and student satisfaction and program completion rates was assessed for the two student-based experiments</w:t>
            </w:r>
            <w:r w:rsidDel="00000000" w:rsidR="00000000" w:rsidRPr="00000000">
              <w:rPr>
                <w:rtl w:val="0"/>
              </w:rPr>
              <w:t xml:space="preserve">.  </w:t>
            </w:r>
          </w:p>
          <w:p w:rsidR="00000000" w:rsidDel="00000000" w:rsidP="00000000" w:rsidRDefault="00000000" w:rsidRPr="00000000" w14:paraId="0000050E">
            <w:pPr>
              <w:widowControl w:val="1"/>
              <w:spacing w:after="0" w:before="0" w:line="276" w:lineRule="auto"/>
              <w:rPr/>
            </w:pPr>
            <w:r w:rsidDel="00000000" w:rsidR="00000000" w:rsidRPr="00000000">
              <w:rPr>
                <w:rtl w:val="0"/>
              </w:rPr>
            </w:r>
          </w:p>
          <w:p w:rsidR="00000000" w:rsidDel="00000000" w:rsidP="00000000" w:rsidRDefault="00000000" w:rsidRPr="00000000" w14:paraId="0000050F">
            <w:pPr>
              <w:widowControl w:val="1"/>
              <w:spacing w:after="0" w:before="0" w:line="276" w:lineRule="auto"/>
              <w:rPr>
                <w:highlight w:val="yellow"/>
              </w:rPr>
            </w:pPr>
            <w:r w:rsidDel="00000000" w:rsidR="00000000" w:rsidRPr="00000000">
              <w:rPr>
                <w:highlight w:val="yellow"/>
                <w:rtl w:val="0"/>
              </w:rPr>
              <w:t xml:space="preserve">The impact of AI feedback on student engagement and skill development in the second real-world study was evaluated as follows:</w:t>
            </w:r>
          </w:p>
          <w:p w:rsidR="00000000" w:rsidDel="00000000" w:rsidP="00000000" w:rsidRDefault="00000000" w:rsidRPr="00000000" w14:paraId="0000051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60" w:line="240" w:lineRule="auto"/>
              <w:ind w:left="791" w:right="0" w:hanging="360"/>
              <w:jc w:val="left"/>
              <w:rPr>
                <w:b w:val="0"/>
                <w:i w:val="0"/>
                <w:smallCaps w:val="0"/>
                <w:strike w:val="0"/>
                <w:color w:val="000000"/>
                <w:sz w:val="20"/>
                <w:szCs w:val="20"/>
                <w:highlight w:val="yellow"/>
                <w:vertAlign w:val="baseline"/>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Quantitative matrices: Student engagement and perceived effectiveness of AI feedback, rated on a Likert scale (1-5); pre- and post- module skill assessments</w:t>
            </w:r>
          </w:p>
          <w:p w:rsidR="00000000" w:rsidDel="00000000" w:rsidP="00000000" w:rsidRDefault="00000000" w:rsidRPr="00000000" w14:paraId="0000051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91" w:right="0" w:hanging="360"/>
              <w:jc w:val="left"/>
              <w:rPr>
                <w:b w:val="0"/>
                <w:i w:val="0"/>
                <w:smallCaps w:val="0"/>
                <w:strike w:val="0"/>
                <w:color w:val="000000"/>
                <w:sz w:val="20"/>
                <w:szCs w:val="20"/>
                <w:highlight w:val="yellow"/>
                <w:vertAlign w:val="baseline"/>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Statistical analysis: Paired t-tests to measure the significance of skill improvements with effect sizes calculated to indicate the degree of impact from AI feedback</w:t>
            </w:r>
          </w:p>
          <w:p w:rsidR="00000000" w:rsidDel="00000000" w:rsidP="00000000" w:rsidRDefault="00000000" w:rsidRPr="00000000" w14:paraId="0000051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91" w:right="0" w:hanging="360"/>
              <w:jc w:val="left"/>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Qualitative Feedback: Open-ended responses to provide insights into AI feedback's perceived role in learning and resilience</w:t>
            </w:r>
            <w:r w:rsidDel="00000000" w:rsidR="00000000" w:rsidRPr="00000000">
              <w:rPr>
                <w:rtl w:val="0"/>
              </w:rPr>
            </w:r>
          </w:p>
          <w:p w:rsidR="00000000" w:rsidDel="00000000" w:rsidP="00000000" w:rsidRDefault="00000000" w:rsidRPr="00000000" w14:paraId="00000513">
            <w:pPr>
              <w:pBdr>
                <w:top w:space="0" w:sz="0" w:val="nil"/>
                <w:left w:space="0" w:sz="0" w:val="nil"/>
                <w:bottom w:space="0" w:sz="0" w:val="nil"/>
                <w:right w:space="0" w:sz="0" w:val="nil"/>
                <w:between w:space="0" w:sz="0" w:val="nil"/>
              </w:pBdr>
              <w:tabs>
                <w:tab w:val="right" w:leader="none" w:pos="9356"/>
              </w:tabs>
              <w:rPr/>
            </w:pPr>
            <w:r w:rsidDel="00000000" w:rsidR="00000000" w:rsidRPr="00000000">
              <w:rPr>
                <w:rtl w:val="0"/>
              </w:rPr>
            </w:r>
          </w:p>
          <w:p w:rsidR="00000000" w:rsidDel="00000000" w:rsidP="00000000" w:rsidRDefault="00000000" w:rsidRPr="00000000" w14:paraId="00000514">
            <w:pPr>
              <w:pBdr>
                <w:top w:space="0" w:sz="0" w:val="nil"/>
                <w:left w:space="0" w:sz="0" w:val="nil"/>
                <w:bottom w:space="0" w:sz="0" w:val="nil"/>
                <w:right w:space="0" w:sz="0" w:val="nil"/>
                <w:between w:space="0" w:sz="0" w:val="nil"/>
              </w:pBdr>
              <w:tabs>
                <w:tab w:val="right" w:leader="none" w:pos="9356"/>
              </w:tabs>
              <w:rPr>
                <w:color w:val="000000"/>
                <w:highlight w:val="yellow"/>
              </w:rPr>
            </w:pPr>
            <w:r w:rsidDel="00000000" w:rsidR="00000000" w:rsidRPr="00000000">
              <w:rPr>
                <w:highlight w:val="yellow"/>
                <w:rtl w:val="0"/>
              </w:rPr>
              <w:t xml:space="preserve">Work involving retrieval-augmented generation (RAG) and prompt engineering is also being undertaken to optimise AI’s capability to answer student’s questions and the outcomes/success of this work is expected to improve student interaction with course material, allowing for further improvement to student outcomes.</w:t>
            </w:r>
            <w:r w:rsidDel="00000000" w:rsidR="00000000" w:rsidRPr="00000000">
              <w:rPr>
                <w:rtl w:val="0"/>
              </w:rPr>
            </w:r>
          </w:p>
        </w:tc>
      </w:tr>
      <w:tr>
        <w:trPr>
          <w:cantSplit w:val="0"/>
          <w:trHeight w:val="20" w:hRule="atLeast"/>
          <w:tblHeader w:val="0"/>
        </w:trPr>
        <w:tc>
          <w:tcPr>
            <w:gridSpan w:val="11"/>
            <w:tcBorders>
              <w:top w:color="000000" w:space="0" w:sz="0" w:val="nil"/>
              <w:bottom w:color="000000" w:space="0" w:sz="0" w:val="nil"/>
            </w:tcBorders>
            <w:shd w:fill="auto" w:val="clear"/>
            <w:vAlign w:val="center"/>
          </w:tcPr>
          <w:p w:rsidR="00000000" w:rsidDel="00000000" w:rsidP="00000000" w:rsidRDefault="00000000" w:rsidRPr="00000000" w14:paraId="0000051F">
            <w:pPr>
              <w:keepNext w:val="1"/>
              <w:jc w:val="center"/>
              <w:rPr>
                <w:i w:val="1"/>
                <w:color w:val="747480"/>
                <w:sz w:val="16"/>
                <w:szCs w:val="16"/>
              </w:rPr>
            </w:pPr>
            <w:r w:rsidDel="00000000" w:rsidR="00000000" w:rsidRPr="00000000">
              <w:rPr>
                <w:i w:val="1"/>
                <w:color w:val="747480"/>
                <w:sz w:val="16"/>
                <w:szCs w:val="16"/>
                <w:rtl w:val="0"/>
              </w:rPr>
              <w:t xml:space="preserve">Additional response – not included in application</w:t>
            </w:r>
          </w:p>
        </w:tc>
      </w:tr>
      <w:tr>
        <w:trPr>
          <w:cantSplit w:val="0"/>
          <w:trHeight w:val="20" w:hRule="atLeast"/>
          <w:tblHeader w:val="0"/>
        </w:trPr>
        <w:tc>
          <w:tcPr>
            <w:gridSpan w:val="11"/>
            <w:tcBorders>
              <w:top w:color="000000" w:space="0" w:sz="0" w:val="nil"/>
            </w:tcBorders>
          </w:tcPr>
          <w:p w:rsidR="00000000" w:rsidDel="00000000" w:rsidP="00000000" w:rsidRDefault="00000000" w:rsidRPr="00000000" w14:paraId="0000052A">
            <w:pPr>
              <w:pBdr>
                <w:top w:space="0" w:sz="0" w:val="nil"/>
                <w:left w:space="0" w:sz="0" w:val="nil"/>
                <w:bottom w:space="0" w:sz="0" w:val="nil"/>
                <w:right w:space="0" w:sz="0" w:val="nil"/>
                <w:between w:space="0" w:sz="0" w:val="nil"/>
              </w:pBdr>
              <w:tabs>
                <w:tab w:val="right" w:leader="none" w:pos="9356"/>
              </w:tabs>
              <w:rPr>
                <w:color w:val="000000"/>
              </w:rPr>
            </w:pPr>
            <w:r w:rsidDel="00000000" w:rsidR="00000000" w:rsidRPr="00000000">
              <w:rPr>
                <w:rtl w:val="0"/>
              </w:rPr>
            </w:r>
          </w:p>
        </w:tc>
      </w:tr>
      <w:tr>
        <w:trPr>
          <w:cantSplit w:val="0"/>
          <w:trHeight w:val="20" w:hRule="atLeast"/>
          <w:tblHeader w:val="0"/>
        </w:trPr>
        <w:tc>
          <w:tcPr>
            <w:gridSpan w:val="5"/>
            <w:tcBorders>
              <w:bottom w:color="000000" w:space="0" w:sz="0" w:val="nil"/>
              <w:right w:color="000000" w:space="0" w:sz="0" w:val="nil"/>
            </w:tcBorders>
            <w:shd w:fill="c4c4cd" w:val="clear"/>
            <w:vAlign w:val="bottom"/>
          </w:tcPr>
          <w:p w:rsidR="00000000" w:rsidDel="00000000" w:rsidP="00000000" w:rsidRDefault="00000000" w:rsidRPr="00000000" w14:paraId="00000535">
            <w:pPr>
              <w:keepNext w:val="1"/>
              <w:widowControl w:val="1"/>
              <w:pBdr>
                <w:top w:space="0" w:sz="0" w:val="nil"/>
                <w:left w:space="0" w:sz="0" w:val="nil"/>
                <w:bottom w:space="0" w:sz="0" w:val="nil"/>
                <w:right w:space="0" w:sz="0" w:val="nil"/>
                <w:between w:space="0" w:sz="0" w:val="nil"/>
              </w:pBdr>
              <w:rPr>
                <w:b w:val="1"/>
                <w:color w:val="000000"/>
                <w:sz w:val="16"/>
                <w:szCs w:val="16"/>
              </w:rPr>
            </w:pPr>
            <w:r w:rsidDel="00000000" w:rsidR="00000000" w:rsidRPr="00000000">
              <w:rPr>
                <w:b w:val="1"/>
                <w:color w:val="000000"/>
                <w:sz w:val="16"/>
                <w:szCs w:val="16"/>
                <w:rtl w:val="0"/>
              </w:rPr>
              <w:t xml:space="preserve">Please describe any conclusions reached from your experiments.</w:t>
            </w:r>
          </w:p>
        </w:tc>
        <w:tc>
          <w:tcPr>
            <w:gridSpan w:val="6"/>
            <w:tcBorders>
              <w:left w:color="000000" w:space="0" w:sz="0" w:val="nil"/>
              <w:bottom w:color="000000" w:space="0" w:sz="0" w:val="nil"/>
            </w:tcBorders>
            <w:shd w:fill="c4c4cd" w:val="clear"/>
          </w:tcPr>
          <w:p w:rsidR="00000000" w:rsidDel="00000000" w:rsidP="00000000" w:rsidRDefault="00000000" w:rsidRPr="00000000" w14:paraId="0000053A">
            <w:pPr>
              <w:widowControl w:val="1"/>
              <w:pBdr>
                <w:top w:space="0" w:sz="0" w:val="nil"/>
                <w:left w:space="0" w:sz="0" w:val="nil"/>
                <w:bottom w:space="0" w:sz="0" w:val="nil"/>
                <w:right w:space="0" w:sz="0" w:val="nil"/>
                <w:between w:space="0" w:sz="0" w:val="nil"/>
              </w:pBdr>
              <w:jc w:val="right"/>
              <w:rPr>
                <w:i w:val="1"/>
                <w:color w:val="000000"/>
                <w:sz w:val="14"/>
                <w:szCs w:val="14"/>
              </w:rPr>
            </w:pPr>
            <w:r w:rsidDel="00000000" w:rsidR="00000000" w:rsidRPr="00000000">
              <w:rPr>
                <w:i w:val="1"/>
                <w:color w:val="000000"/>
                <w:sz w:val="14"/>
                <w:szCs w:val="14"/>
                <w:rtl w:val="0"/>
              </w:rPr>
              <w:t xml:space="preserve">4,000-character limit</w:t>
            </w:r>
          </w:p>
        </w:tc>
      </w:tr>
      <w:tr>
        <w:trPr>
          <w:cantSplit w:val="0"/>
          <w:trHeight w:val="20" w:hRule="atLeast"/>
          <w:tblHeader w:val="0"/>
        </w:trPr>
        <w:tc>
          <w:tcPr>
            <w:gridSpan w:val="11"/>
            <w:tcBorders>
              <w:bottom w:color="000000" w:space="0" w:sz="0" w:val="nil"/>
            </w:tcBorders>
          </w:tcPr>
          <w:p w:rsidR="00000000" w:rsidDel="00000000" w:rsidP="00000000" w:rsidRDefault="00000000" w:rsidRPr="00000000" w14:paraId="00000540">
            <w:pPr>
              <w:rPr>
                <w:u w:val="single"/>
              </w:rPr>
            </w:pPr>
            <w:r w:rsidDel="00000000" w:rsidR="00000000" w:rsidRPr="00000000">
              <w:rPr>
                <w:u w:val="single"/>
                <w:rtl w:val="0"/>
              </w:rPr>
              <w:t xml:space="preserve">AI capability tests</w:t>
            </w:r>
          </w:p>
          <w:p w:rsidR="00000000" w:rsidDel="00000000" w:rsidP="00000000" w:rsidRDefault="00000000" w:rsidRPr="00000000" w14:paraId="00000541">
            <w:pPr>
              <w:rPr/>
            </w:pPr>
            <w:r w:rsidDel="00000000" w:rsidR="00000000" w:rsidRPr="00000000">
              <w:rPr>
                <w:rtl w:val="0"/>
              </w:rPr>
              <w:t xml:space="preserve">Experiments to test iterations of GPT-3.5 and GPT4 concluded that:</w:t>
            </w:r>
          </w:p>
          <w:p w:rsidR="00000000" w:rsidDel="00000000" w:rsidP="00000000" w:rsidRDefault="00000000" w:rsidRPr="00000000" w14:paraId="0000054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right" w:leader="none" w:pos="9356"/>
              </w:tabs>
              <w:spacing w:after="0" w:before="60" w:line="240" w:lineRule="auto"/>
              <w:ind w:left="791" w:right="0" w:hanging="360"/>
              <w:jc w:val="left"/>
              <w:rPr>
                <w:b w:val="0"/>
                <w:i w:val="0"/>
                <w:smallCaps w:val="0"/>
                <w:strike w:val="0"/>
                <w:color w:val="000000"/>
                <w:sz w:val="20"/>
                <w:szCs w:val="20"/>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initial prototypes (both GPT-3.5 and 4 versions) were able to pick the correct weighted multiple-choice answer from the input rubric (e.g., if the overall answer was right/wrong, incomplete/complete/partially complete etc.)</w:t>
            </w:r>
          </w:p>
          <w:p w:rsidR="00000000" w:rsidDel="00000000" w:rsidP="00000000" w:rsidRDefault="00000000" w:rsidRPr="00000000" w14:paraId="0000054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right" w:leader="none" w:pos="9356"/>
              </w:tabs>
              <w:spacing w:after="0" w:before="0" w:line="240" w:lineRule="auto"/>
              <w:ind w:left="791" w:right="0" w:hanging="360"/>
              <w:jc w:val="left"/>
              <w:rPr>
                <w:b w:val="0"/>
                <w:i w:val="0"/>
                <w:smallCaps w:val="0"/>
                <w:strike w:val="0"/>
                <w:color w:val="000000"/>
                <w:sz w:val="20"/>
                <w:szCs w:val="20"/>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GPT-3.5 could provide feedback for answers/essays close in quality to the exemplar. When submissions were of poor of or middling quality, it tended to treat the submissions as if they were of high quality. Considering the range of possible qualities of student work, this effectively made effectively unusable for reviewing student assignments. This version was thus deemed unsuitable for AI marking.</w:t>
            </w:r>
          </w:p>
          <w:p w:rsidR="00000000" w:rsidDel="00000000" w:rsidP="00000000" w:rsidRDefault="00000000" w:rsidRPr="00000000" w14:paraId="0000054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right" w:leader="none" w:pos="9356"/>
              </w:tabs>
              <w:spacing w:after="0" w:before="0" w:line="240" w:lineRule="auto"/>
              <w:ind w:left="791" w:right="0" w:hanging="360"/>
              <w:jc w:val="left"/>
              <w:rPr>
                <w:b w:val="0"/>
                <w:i w:val="0"/>
                <w:smallCaps w:val="0"/>
                <w:strike w:val="0"/>
                <w:color w:val="000000"/>
                <w:sz w:val="20"/>
                <w:szCs w:val="20"/>
                <w:highlight w:val="yellow"/>
                <w:vertAlign w:val="baseline"/>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Finetuning GPT-3.5 Turbo on a curated set of Practera-specific assessments yielded a new model-based technique that outperformed the original GPT-3.5 version, although this showed promise for specific, high-volume assessment types, significant effort was required in data curation and management.</w:t>
            </w:r>
          </w:p>
          <w:p w:rsidR="00000000" w:rsidDel="00000000" w:rsidP="00000000" w:rsidRDefault="00000000" w:rsidRPr="00000000" w14:paraId="0000054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right" w:leader="none" w:pos="9356"/>
              </w:tabs>
              <w:spacing w:after="0" w:before="0" w:line="240" w:lineRule="auto"/>
              <w:ind w:left="791" w:right="0" w:hanging="360"/>
              <w:jc w:val="left"/>
              <w:rPr>
                <w:b w:val="0"/>
                <w:i w:val="0"/>
                <w:smallCaps w:val="0"/>
                <w:strike w:val="0"/>
                <w:color w:val="000000"/>
                <w:sz w:val="20"/>
                <w:szCs w:val="20"/>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initial GPT-4’s ability to return quality feedback was highly dependent on the type of question and quality of the prompt. Initial tests used relatively high quality and consistent AI prompts. Adequate and useful feedback was provided for text and code-based questions with different levels of answer quality. Feedback was more erratic for list or instruction -based answers, with totally wrong feedback being provided for the poorest answers. </w:t>
            </w:r>
          </w:p>
          <w:p w:rsidR="00000000" w:rsidDel="00000000" w:rsidP="00000000" w:rsidRDefault="00000000" w:rsidRPr="00000000" w14:paraId="0000054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right" w:leader="none" w:pos="9356"/>
              </w:tabs>
              <w:spacing w:after="0" w:before="0" w:line="240" w:lineRule="auto"/>
              <w:ind w:left="791" w:right="0" w:hanging="360"/>
              <w:jc w:val="left"/>
              <w:rPr>
                <w:b w:val="0"/>
                <w:i w:val="0"/>
                <w:smallCaps w:val="0"/>
                <w:strike w:val="0"/>
                <w:color w:val="000000"/>
                <w:sz w:val="20"/>
                <w:szCs w:val="20"/>
                <w:highlight w:val="yellow"/>
                <w:vertAlign w:val="baseline"/>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Subsequent releases of GPT-4 Turbo and GPT-4o provided iterative improvements to feedback provided</w:t>
            </w:r>
          </w:p>
          <w:p w:rsidR="00000000" w:rsidDel="00000000" w:rsidP="00000000" w:rsidRDefault="00000000" w:rsidRPr="00000000" w14:paraId="00000547">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right" w:leader="none" w:pos="9356"/>
              </w:tabs>
              <w:spacing w:after="0" w:before="0" w:line="240" w:lineRule="auto"/>
              <w:ind w:left="1800" w:right="0" w:hanging="360"/>
              <w:jc w:val="left"/>
              <w:rPr>
                <w:b w:val="0"/>
                <w:i w:val="0"/>
                <w:smallCaps w:val="0"/>
                <w:strike w:val="0"/>
                <w:color w:val="000000"/>
                <w:sz w:val="20"/>
                <w:szCs w:val="20"/>
                <w:highlight w:val="yellow"/>
                <w:u w:val="none"/>
                <w:vertAlign w:val="baseline"/>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GPT-4 Turbo offered a better balance of performance, cost and features, although initial versions sometimes exhibited “laziness” or verbosity issues that required further prompt adjustments and monitoring</w:t>
            </w:r>
          </w:p>
          <w:p w:rsidR="00000000" w:rsidDel="00000000" w:rsidP="00000000" w:rsidRDefault="00000000" w:rsidRPr="00000000" w14:paraId="00000548">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right" w:leader="none" w:pos="9356"/>
              </w:tabs>
              <w:spacing w:after="60" w:before="0" w:line="240" w:lineRule="auto"/>
              <w:ind w:left="1800" w:right="0" w:hanging="360"/>
              <w:jc w:val="left"/>
              <w:rPr>
                <w:b w:val="0"/>
                <w:i w:val="0"/>
                <w:smallCaps w:val="0"/>
                <w:strike w:val="0"/>
                <w:color w:val="000000"/>
                <w:sz w:val="20"/>
                <w:szCs w:val="20"/>
                <w:highlight w:val="yellow"/>
                <w:u w:val="none"/>
                <w:vertAlign w:val="baseline"/>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Benchmarking of GPT-4o against GPT-4 for feedback quality and latency showed improved cost efficiency and speed while maintaining or exceeding the quality of GPT-4. </w:t>
            </w:r>
          </w:p>
          <w:p w:rsidR="00000000" w:rsidDel="00000000" w:rsidP="00000000" w:rsidRDefault="00000000" w:rsidRPr="00000000" w14:paraId="00000549">
            <w:pPr>
              <w:pBdr>
                <w:top w:space="0" w:sz="0" w:val="nil"/>
                <w:left w:space="0" w:sz="0" w:val="nil"/>
                <w:bottom w:space="0" w:sz="0" w:val="nil"/>
                <w:right w:space="0" w:sz="0" w:val="nil"/>
                <w:between w:space="0" w:sz="0" w:val="nil"/>
              </w:pBdr>
              <w:tabs>
                <w:tab w:val="right" w:leader="none" w:pos="9356"/>
              </w:tabs>
              <w:rPr>
                <w:color w:val="000000"/>
                <w:highlight w:val="yellow"/>
              </w:rPr>
            </w:pPr>
            <w:r w:rsidDel="00000000" w:rsidR="00000000" w:rsidRPr="00000000">
              <w:rPr>
                <w:color w:val="000000"/>
                <w:highlight w:val="yellow"/>
                <w:rtl w:val="0"/>
              </w:rPr>
              <w:t xml:space="preserve">GPT-4o is now the chosen GenAI model used by Practera due to its proven capabilities and stability. It has also shown significant promise as a future optimisation path, pending further long-term evaluation of its consistency and reliability for specific feedback generation tasks. </w:t>
            </w:r>
          </w:p>
          <w:p w:rsidR="00000000" w:rsidDel="00000000" w:rsidP="00000000" w:rsidRDefault="00000000" w:rsidRPr="00000000" w14:paraId="0000054A">
            <w:pPr>
              <w:widowControl w:val="1"/>
              <w:spacing w:after="0" w:before="0" w:line="276" w:lineRule="auto"/>
              <w:rPr>
                <w:highlight w:val="yellow"/>
                <w:u w:val="single"/>
              </w:rPr>
            </w:pPr>
            <w:r w:rsidDel="00000000" w:rsidR="00000000" w:rsidRPr="00000000">
              <w:rPr>
                <w:rtl w:val="0"/>
              </w:rPr>
            </w:r>
          </w:p>
          <w:p w:rsidR="00000000" w:rsidDel="00000000" w:rsidP="00000000" w:rsidRDefault="00000000" w:rsidRPr="00000000" w14:paraId="0000054B">
            <w:pPr>
              <w:widowControl w:val="1"/>
              <w:spacing w:after="0" w:before="0" w:line="276" w:lineRule="auto"/>
              <w:rPr>
                <w:highlight w:val="yellow"/>
                <w:u w:val="single"/>
              </w:rPr>
            </w:pPr>
            <w:r w:rsidDel="00000000" w:rsidR="00000000" w:rsidRPr="00000000">
              <w:rPr>
                <w:highlight w:val="yellow"/>
                <w:u w:val="single"/>
                <w:rtl w:val="0"/>
              </w:rPr>
              <w:t xml:space="preserve">GenAI feedback on student outcomes</w:t>
            </w:r>
          </w:p>
          <w:p w:rsidR="00000000" w:rsidDel="00000000" w:rsidP="00000000" w:rsidRDefault="00000000" w:rsidRPr="00000000" w14:paraId="0000054C">
            <w:pPr>
              <w:widowControl w:val="1"/>
              <w:spacing w:after="0" w:before="0" w:line="276" w:lineRule="auto"/>
              <w:rPr>
                <w:highlight w:val="yellow"/>
              </w:rPr>
            </w:pPr>
            <w:r w:rsidDel="00000000" w:rsidR="00000000" w:rsidRPr="00000000">
              <w:rPr>
                <w:highlight w:val="yellow"/>
                <w:rtl w:val="0"/>
              </w:rPr>
              <w:t xml:space="preserve">Student outcomes from the second study using GenAI generated feedback include:</w:t>
            </w:r>
          </w:p>
          <w:p w:rsidR="00000000" w:rsidDel="00000000" w:rsidP="00000000" w:rsidRDefault="00000000" w:rsidRPr="00000000" w14:paraId="0000054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91" w:right="0" w:hanging="360"/>
              <w:jc w:val="left"/>
              <w:rPr>
                <w:b w:val="0"/>
                <w:i w:val="0"/>
                <w:smallCaps w:val="0"/>
                <w:strike w:val="0"/>
                <w:color w:val="000000"/>
                <w:sz w:val="20"/>
                <w:szCs w:val="20"/>
                <w:highlight w:val="yellow"/>
                <w:vertAlign w:val="baseline"/>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Statistically significant improvements in teamwork and conflict resolution abilities was reported, conflict resolution abilities increased from 4.1 to 4.5 on average. AI feedback was rated 4.3/5 in constructiveness and supporting iterative improvement</w:t>
            </w:r>
          </w:p>
          <w:p w:rsidR="00000000" w:rsidDel="00000000" w:rsidP="00000000" w:rsidRDefault="00000000" w:rsidRPr="00000000" w14:paraId="0000054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91" w:right="0" w:hanging="360"/>
              <w:jc w:val="left"/>
              <w:rPr>
                <w:b w:val="0"/>
                <w:i w:val="0"/>
                <w:smallCaps w:val="0"/>
                <w:strike w:val="0"/>
                <w:color w:val="000000"/>
                <w:sz w:val="20"/>
                <w:szCs w:val="20"/>
                <w:highlight w:val="yellow"/>
                <w:vertAlign w:val="baseline"/>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AI feedback prompted students to reevaluate their problem-solving approaches, increasing critical thinking skills by 15%, scores on adaptability raised from 4.2 to 4.7</w:t>
            </w:r>
          </w:p>
          <w:p w:rsidR="00000000" w:rsidDel="00000000" w:rsidP="00000000" w:rsidRDefault="00000000" w:rsidRPr="00000000" w14:paraId="0000054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91" w:right="0" w:hanging="360"/>
              <w:jc w:val="left"/>
              <w:rPr>
                <w:b w:val="0"/>
                <w:i w:val="0"/>
                <w:smallCaps w:val="0"/>
                <w:strike w:val="0"/>
                <w:color w:val="000000"/>
                <w:sz w:val="20"/>
                <w:szCs w:val="20"/>
                <w:highlight w:val="yellow"/>
                <w:vertAlign w:val="baseline"/>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A 12 % increase in ability to effectively present innovative ideas was noted, with assessment scores improving from 3.9 to 4.4. AI feedback was rated 4.2/5 in helping students develop creative problem-solving skills and resilience</w:t>
            </w:r>
          </w:p>
          <w:p w:rsidR="00000000" w:rsidDel="00000000" w:rsidP="00000000" w:rsidRDefault="00000000" w:rsidRPr="00000000" w14:paraId="0000055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91" w:right="0" w:hanging="360"/>
              <w:jc w:val="left"/>
              <w:rPr>
                <w:b w:val="0"/>
                <w:i w:val="0"/>
                <w:smallCaps w:val="0"/>
                <w:strike w:val="0"/>
                <w:color w:val="000000"/>
                <w:sz w:val="20"/>
                <w:szCs w:val="20"/>
                <w:highlight w:val="yellow"/>
                <w:vertAlign w:val="baseline"/>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AI based feedback assisted in enhancing students’ cultural awareness and adaptability, with students showing improvements in multiple key skills </w:t>
            </w:r>
          </w:p>
          <w:p w:rsidR="00000000" w:rsidDel="00000000" w:rsidP="00000000" w:rsidRDefault="00000000" w:rsidRPr="00000000" w14:paraId="0000055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91" w:right="0" w:hanging="360"/>
              <w:jc w:val="left"/>
              <w:rPr>
                <w:b w:val="0"/>
                <w:i w:val="0"/>
                <w:smallCaps w:val="0"/>
                <w:strike w:val="0"/>
                <w:color w:val="000000"/>
                <w:sz w:val="20"/>
                <w:szCs w:val="20"/>
                <w:highlight w:val="yellow"/>
                <w:vertAlign w:val="baseline"/>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AI based feedback was instrumental in guiding students through complex data-driven tasks, targeted feedback ensured understanding and application of key data science concepts, resulting in students showing notable skill improvements</w:t>
            </w:r>
          </w:p>
          <w:p w:rsidR="00000000" w:rsidDel="00000000" w:rsidP="00000000" w:rsidRDefault="00000000" w:rsidRPr="00000000" w14:paraId="00000552">
            <w:pPr>
              <w:rPr/>
            </w:pPr>
            <w:r w:rsidDel="00000000" w:rsidR="00000000" w:rsidRPr="00000000">
              <w:rPr>
                <w:highlight w:val="yellow"/>
                <w:rtl w:val="0"/>
              </w:rPr>
              <w:t xml:space="preserve">These modules received average engagement ratings of 4.3/5 and 89% of students recommending AI-based feedback learning. The immediacy and specificity of the feedback were cited as being critical to maintaining motivation and in fostering self-regulated learning, empowering students to take ownership of their skill development; supporting the hypothesis that AI generated feedback can improve course completion outcomes.</w:t>
            </w:r>
            <w:r w:rsidDel="00000000" w:rsidR="00000000" w:rsidRPr="00000000">
              <w:rPr>
                <w:rtl w:val="0"/>
              </w:rPr>
              <w:t xml:space="preserve"> </w:t>
            </w:r>
          </w:p>
        </w:tc>
      </w:tr>
      <w:tr>
        <w:trPr>
          <w:cantSplit w:val="0"/>
          <w:trHeight w:val="20" w:hRule="atLeast"/>
          <w:tblHeader w:val="0"/>
        </w:trPr>
        <w:tc>
          <w:tcPr>
            <w:gridSpan w:val="11"/>
            <w:shd w:fill="c4c4cd" w:val="clear"/>
            <w:vAlign w:val="bottom"/>
          </w:tcPr>
          <w:p w:rsidR="00000000" w:rsidDel="00000000" w:rsidP="00000000" w:rsidRDefault="00000000" w:rsidRPr="00000000" w14:paraId="0000055D">
            <w:pPr>
              <w:keepNext w:val="1"/>
              <w:widowControl w:val="1"/>
              <w:pBdr>
                <w:top w:space="0" w:sz="0" w:val="nil"/>
                <w:left w:space="0" w:sz="0" w:val="nil"/>
                <w:bottom w:space="0" w:sz="0" w:val="nil"/>
                <w:right w:space="0" w:sz="0" w:val="nil"/>
                <w:between w:space="0" w:sz="0" w:val="nil"/>
              </w:pBdr>
              <w:rPr>
                <w:b w:val="1"/>
                <w:color w:val="000000"/>
                <w:sz w:val="16"/>
                <w:szCs w:val="16"/>
              </w:rPr>
            </w:pPr>
            <w:r w:rsidDel="00000000" w:rsidR="00000000" w:rsidRPr="00000000">
              <w:rPr>
                <w:b w:val="1"/>
                <w:color w:val="000000"/>
                <w:sz w:val="16"/>
                <w:szCs w:val="16"/>
                <w:rtl w:val="0"/>
              </w:rPr>
              <w:t xml:space="preserve">What evidence did the company keep about this core activity?</w:t>
            </w:r>
          </w:p>
        </w:tc>
      </w:tr>
      <w:tr>
        <w:trPr>
          <w:cantSplit w:val="0"/>
          <w:trHeight w:val="20" w:hRule="atLeast"/>
          <w:tblHeader w:val="0"/>
        </w:trPr>
        <w:tc>
          <w:tcPr>
            <w:vMerge w:val="restart"/>
            <w:vAlign w:val="center"/>
          </w:tcPr>
          <w:p w:rsidR="00000000" w:rsidDel="00000000" w:rsidP="00000000" w:rsidRDefault="00000000" w:rsidRPr="00000000" w14:paraId="00000568">
            <w:pPr>
              <w:jc w:val="center"/>
              <w:rPr/>
            </w:pPr>
            <w:r w:rsidDel="00000000" w:rsidR="00000000" w:rsidRPr="00000000">
              <w:rPr>
                <w:rFonts w:ascii="MS Gothic" w:cs="MS Gothic" w:eastAsia="MS Gothic" w:hAnsi="MS Gothic"/>
                <w:rtl w:val="0"/>
              </w:rPr>
              <w:t xml:space="preserve">☑</w:t>
            </w:r>
            <w:r w:rsidDel="00000000" w:rsidR="00000000" w:rsidRPr="00000000">
              <w:rPr>
                <w:rtl w:val="0"/>
              </w:rPr>
            </w:r>
          </w:p>
        </w:tc>
        <w:tc>
          <w:tcPr>
            <w:gridSpan w:val="10"/>
            <w:tcBorders>
              <w:bottom w:color="7f7e82" w:space="0" w:sz="4" w:val="single"/>
            </w:tcBorders>
            <w:shd w:fill="c4c4cd" w:val="clear"/>
            <w:vAlign w:val="center"/>
          </w:tcPr>
          <w:p w:rsidR="00000000" w:rsidDel="00000000" w:rsidP="00000000" w:rsidRDefault="00000000" w:rsidRPr="00000000" w14:paraId="00000569">
            <w:pPr>
              <w:keepNext w:val="1"/>
              <w:widowControl w:val="1"/>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16"/>
                <w:szCs w:val="16"/>
                <w:rtl w:val="0"/>
              </w:rPr>
              <w:t xml:space="preserve">Evidence of searches or enquiries you made to find current knowledge</w:t>
            </w:r>
            <w:r w:rsidDel="00000000" w:rsidR="00000000" w:rsidRPr="00000000">
              <w:rPr>
                <w:rtl w:val="0"/>
              </w:rPr>
            </w:r>
          </w:p>
        </w:tc>
      </w:tr>
      <w:tr>
        <w:trPr>
          <w:cantSplit w:val="0"/>
          <w:trHeight w:val="20" w:hRule="atLeast"/>
          <w:tblHeader w:val="0"/>
        </w:trPr>
        <w:tc>
          <w:tcPr>
            <w:vMerge w:val="continue"/>
            <w:vAlign w:val="center"/>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00"/>
              </w:rPr>
            </w:pPr>
            <w:r w:rsidDel="00000000" w:rsidR="00000000" w:rsidRPr="00000000">
              <w:rPr>
                <w:rtl w:val="0"/>
              </w:rPr>
            </w:r>
          </w:p>
        </w:tc>
        <w:tc>
          <w:tcPr>
            <w:gridSpan w:val="10"/>
            <w:vAlign w:val="center"/>
          </w:tcPr>
          <w:p w:rsidR="00000000" w:rsidDel="00000000" w:rsidP="00000000" w:rsidRDefault="00000000" w:rsidRPr="00000000" w14:paraId="00000574">
            <w:pPr>
              <w:rPr/>
            </w:pPr>
            <w:r w:rsidDel="00000000" w:rsidR="00000000" w:rsidRPr="00000000">
              <w:rPr>
                <w:color w:val="ff0000"/>
                <w:sz w:val="16"/>
                <w:szCs w:val="16"/>
                <w:rtl w:val="0"/>
              </w:rPr>
              <w:t xml:space="preserve">Please provide references (not included in the application)</w:t>
            </w:r>
            <w:r w:rsidDel="00000000" w:rsidR="00000000" w:rsidRPr="00000000">
              <w:rPr>
                <w:rtl w:val="0"/>
              </w:rPr>
            </w:r>
          </w:p>
          <w:p w:rsidR="00000000" w:rsidDel="00000000" w:rsidP="00000000" w:rsidRDefault="00000000" w:rsidRPr="00000000" w14:paraId="00000575">
            <w:pPr>
              <w:rPr/>
            </w:pPr>
            <w:r w:rsidDel="00000000" w:rsidR="00000000" w:rsidRPr="00000000">
              <w:rPr>
                <w:rtl w:val="0"/>
              </w:rPr>
            </w:r>
          </w:p>
        </w:tc>
      </w:tr>
      <w:tr>
        <w:trPr>
          <w:cantSplit w:val="0"/>
          <w:trHeight w:val="20" w:hRule="atLeast"/>
          <w:tblHeader w:val="0"/>
        </w:trPr>
        <w:tc>
          <w:tcPr>
            <w:vMerge w:val="restart"/>
            <w:vAlign w:val="center"/>
          </w:tcPr>
          <w:p w:rsidR="00000000" w:rsidDel="00000000" w:rsidP="00000000" w:rsidRDefault="00000000" w:rsidRPr="00000000" w14:paraId="0000057F">
            <w:pPr>
              <w:jc w:val="center"/>
              <w:rPr/>
            </w:pPr>
            <w:r w:rsidDel="00000000" w:rsidR="00000000" w:rsidRPr="00000000">
              <w:rPr>
                <w:rFonts w:ascii="MS Gothic" w:cs="MS Gothic" w:eastAsia="MS Gothic" w:hAnsi="MS Gothic"/>
                <w:rtl w:val="0"/>
              </w:rPr>
              <w:t xml:space="preserve">☑</w:t>
            </w:r>
            <w:r w:rsidDel="00000000" w:rsidR="00000000" w:rsidRPr="00000000">
              <w:rPr>
                <w:rtl w:val="0"/>
              </w:rPr>
            </w:r>
          </w:p>
        </w:tc>
        <w:tc>
          <w:tcPr>
            <w:gridSpan w:val="10"/>
            <w:tcBorders>
              <w:bottom w:color="7f7e82" w:space="0" w:sz="4" w:val="single"/>
            </w:tcBorders>
            <w:shd w:fill="c4c4cd" w:val="clear"/>
            <w:vAlign w:val="center"/>
          </w:tcPr>
          <w:p w:rsidR="00000000" w:rsidDel="00000000" w:rsidP="00000000" w:rsidRDefault="00000000" w:rsidRPr="00000000" w14:paraId="00000580">
            <w:pPr>
              <w:keepNext w:val="1"/>
              <w:widowControl w:val="1"/>
              <w:pBdr>
                <w:top w:space="0" w:sz="0" w:val="nil"/>
                <w:left w:space="0" w:sz="0" w:val="nil"/>
                <w:bottom w:space="0" w:sz="0" w:val="nil"/>
                <w:right w:space="0" w:sz="0" w:val="nil"/>
                <w:between w:space="0" w:sz="0" w:val="nil"/>
              </w:pBdr>
              <w:rPr>
                <w:b w:val="1"/>
                <w:color w:val="000000"/>
                <w:sz w:val="16"/>
                <w:szCs w:val="16"/>
              </w:rPr>
            </w:pPr>
            <w:r w:rsidDel="00000000" w:rsidR="00000000" w:rsidRPr="00000000">
              <w:rPr>
                <w:b w:val="1"/>
                <w:color w:val="000000"/>
                <w:sz w:val="16"/>
                <w:szCs w:val="16"/>
                <w:rtl w:val="0"/>
              </w:rPr>
              <w:t xml:space="preserve">Evidence to show that you could only determine the outcome of the core activity by conducting experiments as part of a systematic progression of work</w:t>
            </w:r>
          </w:p>
        </w:tc>
      </w:tr>
      <w:tr>
        <w:trPr>
          <w:cantSplit w:val="0"/>
          <w:trHeight w:val="20" w:hRule="atLeast"/>
          <w:tblHeader w:val="0"/>
        </w:trPr>
        <w:tc>
          <w:tcPr>
            <w:vMerge w:val="continue"/>
            <w:vAlign w:val="center"/>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00"/>
                <w:sz w:val="16"/>
                <w:szCs w:val="16"/>
              </w:rPr>
            </w:pPr>
            <w:r w:rsidDel="00000000" w:rsidR="00000000" w:rsidRPr="00000000">
              <w:rPr>
                <w:rtl w:val="0"/>
              </w:rPr>
            </w:r>
          </w:p>
        </w:tc>
        <w:tc>
          <w:tcPr>
            <w:gridSpan w:val="10"/>
            <w:vAlign w:val="center"/>
          </w:tcPr>
          <w:p w:rsidR="00000000" w:rsidDel="00000000" w:rsidP="00000000" w:rsidRDefault="00000000" w:rsidRPr="00000000" w14:paraId="0000058B">
            <w:pPr>
              <w:rPr/>
            </w:pPr>
            <w:r w:rsidDel="00000000" w:rsidR="00000000" w:rsidRPr="00000000">
              <w:rPr>
                <w:color w:val="ff0000"/>
                <w:sz w:val="16"/>
                <w:szCs w:val="16"/>
                <w:rtl w:val="0"/>
              </w:rPr>
              <w:t xml:space="preserve">Please provide references (not included in the application)</w:t>
            </w:r>
            <w:r w:rsidDel="00000000" w:rsidR="00000000" w:rsidRPr="00000000">
              <w:rPr>
                <w:rtl w:val="0"/>
              </w:rPr>
            </w:r>
          </w:p>
          <w:p w:rsidR="00000000" w:rsidDel="00000000" w:rsidP="00000000" w:rsidRDefault="00000000" w:rsidRPr="00000000" w14:paraId="0000058C">
            <w:pPr>
              <w:widowControl w:val="1"/>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rHeight w:val="20" w:hRule="atLeast"/>
          <w:tblHeader w:val="0"/>
        </w:trPr>
        <w:tc>
          <w:tcPr>
            <w:vMerge w:val="restart"/>
            <w:vAlign w:val="center"/>
          </w:tcPr>
          <w:p w:rsidR="00000000" w:rsidDel="00000000" w:rsidP="00000000" w:rsidRDefault="00000000" w:rsidRPr="00000000" w14:paraId="00000596">
            <w:pPr>
              <w:jc w:val="center"/>
              <w:rPr/>
            </w:pPr>
            <w:r w:rsidDel="00000000" w:rsidR="00000000" w:rsidRPr="00000000">
              <w:rPr>
                <w:rFonts w:ascii="MS Gothic" w:cs="MS Gothic" w:eastAsia="MS Gothic" w:hAnsi="MS Gothic"/>
                <w:rtl w:val="0"/>
              </w:rPr>
              <w:t xml:space="preserve">☑</w:t>
            </w:r>
            <w:r w:rsidDel="00000000" w:rsidR="00000000" w:rsidRPr="00000000">
              <w:rPr>
                <w:rtl w:val="0"/>
              </w:rPr>
            </w:r>
          </w:p>
        </w:tc>
        <w:tc>
          <w:tcPr>
            <w:gridSpan w:val="10"/>
            <w:tcBorders>
              <w:bottom w:color="7f7e82" w:space="0" w:sz="4" w:val="single"/>
            </w:tcBorders>
            <w:shd w:fill="c4c4cd" w:val="clear"/>
            <w:vAlign w:val="center"/>
          </w:tcPr>
          <w:p w:rsidR="00000000" w:rsidDel="00000000" w:rsidP="00000000" w:rsidRDefault="00000000" w:rsidRPr="00000000" w14:paraId="00000597">
            <w:pPr>
              <w:keepNext w:val="1"/>
              <w:widowControl w:val="1"/>
              <w:pBdr>
                <w:top w:space="0" w:sz="0" w:val="nil"/>
                <w:left w:space="0" w:sz="0" w:val="nil"/>
                <w:bottom w:space="0" w:sz="0" w:val="nil"/>
                <w:right w:space="0" w:sz="0" w:val="nil"/>
                <w:between w:space="0" w:sz="0" w:val="nil"/>
              </w:pBdr>
              <w:rPr>
                <w:b w:val="1"/>
                <w:color w:val="000000"/>
                <w:sz w:val="16"/>
                <w:szCs w:val="16"/>
              </w:rPr>
            </w:pPr>
            <w:r w:rsidDel="00000000" w:rsidR="00000000" w:rsidRPr="00000000">
              <w:rPr>
                <w:b w:val="1"/>
                <w:color w:val="000000"/>
                <w:sz w:val="16"/>
                <w:szCs w:val="16"/>
                <w:rtl w:val="0"/>
              </w:rPr>
              <w:t xml:space="preserve">Evidence of your hypothesis and design of your experiments</w:t>
            </w:r>
          </w:p>
        </w:tc>
      </w:tr>
      <w:tr>
        <w:trPr>
          <w:cantSplit w:val="0"/>
          <w:trHeight w:val="20" w:hRule="atLeast"/>
          <w:tblHeader w:val="0"/>
        </w:trPr>
        <w:tc>
          <w:tcPr>
            <w:vMerge w:val="continue"/>
            <w:vAlign w:val="center"/>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00"/>
                <w:sz w:val="16"/>
                <w:szCs w:val="16"/>
              </w:rPr>
            </w:pPr>
            <w:r w:rsidDel="00000000" w:rsidR="00000000" w:rsidRPr="00000000">
              <w:rPr>
                <w:rtl w:val="0"/>
              </w:rPr>
            </w:r>
          </w:p>
        </w:tc>
        <w:tc>
          <w:tcPr>
            <w:gridSpan w:val="10"/>
            <w:vAlign w:val="center"/>
          </w:tcPr>
          <w:p w:rsidR="00000000" w:rsidDel="00000000" w:rsidP="00000000" w:rsidRDefault="00000000" w:rsidRPr="00000000" w14:paraId="000005A2">
            <w:pPr>
              <w:rPr/>
            </w:pPr>
            <w:r w:rsidDel="00000000" w:rsidR="00000000" w:rsidRPr="00000000">
              <w:rPr>
                <w:color w:val="ff0000"/>
                <w:sz w:val="16"/>
                <w:szCs w:val="16"/>
                <w:rtl w:val="0"/>
              </w:rPr>
              <w:t xml:space="preserve">Please provide references (not included in the application)</w:t>
            </w:r>
            <w:r w:rsidDel="00000000" w:rsidR="00000000" w:rsidRPr="00000000">
              <w:rPr>
                <w:rtl w:val="0"/>
              </w:rPr>
            </w:r>
          </w:p>
          <w:p w:rsidR="00000000" w:rsidDel="00000000" w:rsidP="00000000" w:rsidRDefault="00000000" w:rsidRPr="00000000" w14:paraId="000005A3">
            <w:pPr>
              <w:widowControl w:val="1"/>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Cybersecurity Mini &amp; Team Capstone.docx</w:t>
            </w:r>
          </w:p>
          <w:p w:rsidR="00000000" w:rsidDel="00000000" w:rsidP="00000000" w:rsidRDefault="00000000" w:rsidRPr="00000000" w14:paraId="000005A4">
            <w:pPr>
              <w:widowControl w:val="1"/>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Sustainability Data Analytics Mini Capstones.docx</w:t>
            </w:r>
          </w:p>
          <w:p w:rsidR="00000000" w:rsidDel="00000000" w:rsidP="00000000" w:rsidRDefault="00000000" w:rsidRPr="00000000" w14:paraId="000005A5">
            <w:pPr>
              <w:widowControl w:val="1"/>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AI Feedback analysis.xlsx</w:t>
            </w:r>
          </w:p>
          <w:p w:rsidR="00000000" w:rsidDel="00000000" w:rsidP="00000000" w:rsidRDefault="00000000" w:rsidRPr="00000000" w14:paraId="000005A6">
            <w:pPr>
              <w:widowControl w:val="1"/>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video1303909542.mp4</w:t>
            </w:r>
          </w:p>
        </w:tc>
      </w:tr>
      <w:tr>
        <w:trPr>
          <w:cantSplit w:val="0"/>
          <w:trHeight w:val="20" w:hRule="atLeast"/>
          <w:tblHeader w:val="0"/>
        </w:trPr>
        <w:tc>
          <w:tcPr>
            <w:vMerge w:val="restart"/>
            <w:vAlign w:val="center"/>
          </w:tcPr>
          <w:p w:rsidR="00000000" w:rsidDel="00000000" w:rsidP="00000000" w:rsidRDefault="00000000" w:rsidRPr="00000000" w14:paraId="000005B0">
            <w:pPr>
              <w:jc w:val="center"/>
              <w:rPr/>
            </w:pPr>
            <w:r w:rsidDel="00000000" w:rsidR="00000000" w:rsidRPr="00000000">
              <w:rPr>
                <w:rFonts w:ascii="MS Gothic" w:cs="MS Gothic" w:eastAsia="MS Gothic" w:hAnsi="MS Gothic"/>
                <w:rtl w:val="0"/>
              </w:rPr>
              <w:t xml:space="preserve">☑</w:t>
            </w:r>
            <w:r w:rsidDel="00000000" w:rsidR="00000000" w:rsidRPr="00000000">
              <w:rPr>
                <w:rtl w:val="0"/>
              </w:rPr>
            </w:r>
          </w:p>
        </w:tc>
        <w:tc>
          <w:tcPr>
            <w:gridSpan w:val="10"/>
            <w:tcBorders>
              <w:bottom w:color="7f7e82" w:space="0" w:sz="4" w:val="single"/>
            </w:tcBorders>
            <w:shd w:fill="c4c4cd" w:val="clear"/>
            <w:vAlign w:val="center"/>
          </w:tcPr>
          <w:p w:rsidR="00000000" w:rsidDel="00000000" w:rsidP="00000000" w:rsidRDefault="00000000" w:rsidRPr="00000000" w14:paraId="000005B1">
            <w:pPr>
              <w:keepNext w:val="1"/>
              <w:widowControl w:val="1"/>
              <w:pBdr>
                <w:top w:space="0" w:sz="0" w:val="nil"/>
                <w:left w:space="0" w:sz="0" w:val="nil"/>
                <w:bottom w:space="0" w:sz="0" w:val="nil"/>
                <w:right w:space="0" w:sz="0" w:val="nil"/>
                <w:between w:space="0" w:sz="0" w:val="nil"/>
              </w:pBdr>
              <w:rPr>
                <w:b w:val="1"/>
                <w:color w:val="000000"/>
                <w:sz w:val="16"/>
                <w:szCs w:val="16"/>
              </w:rPr>
            </w:pPr>
            <w:r w:rsidDel="00000000" w:rsidR="00000000" w:rsidRPr="00000000">
              <w:rPr>
                <w:b w:val="1"/>
                <w:color w:val="000000"/>
                <w:sz w:val="16"/>
                <w:szCs w:val="16"/>
                <w:rtl w:val="0"/>
              </w:rPr>
              <w:t xml:space="preserve">Documented results and evaluation of your experiments</w:t>
            </w:r>
          </w:p>
        </w:tc>
      </w:tr>
      <w:tr>
        <w:trPr>
          <w:cantSplit w:val="0"/>
          <w:trHeight w:val="20" w:hRule="atLeast"/>
          <w:tblHeader w:val="0"/>
        </w:trPr>
        <w:tc>
          <w:tcPr>
            <w:vMerge w:val="continue"/>
            <w:vAlign w:val="center"/>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00"/>
                <w:sz w:val="16"/>
                <w:szCs w:val="16"/>
              </w:rPr>
            </w:pPr>
            <w:r w:rsidDel="00000000" w:rsidR="00000000" w:rsidRPr="00000000">
              <w:rPr>
                <w:rtl w:val="0"/>
              </w:rPr>
            </w:r>
          </w:p>
        </w:tc>
        <w:tc>
          <w:tcPr>
            <w:gridSpan w:val="10"/>
            <w:vAlign w:val="center"/>
          </w:tcPr>
          <w:p w:rsidR="00000000" w:rsidDel="00000000" w:rsidP="00000000" w:rsidRDefault="00000000" w:rsidRPr="00000000" w14:paraId="000005BC">
            <w:pPr>
              <w:rPr/>
            </w:pPr>
            <w:r w:rsidDel="00000000" w:rsidR="00000000" w:rsidRPr="00000000">
              <w:rPr>
                <w:color w:val="ff0000"/>
                <w:sz w:val="16"/>
                <w:szCs w:val="16"/>
                <w:rtl w:val="0"/>
              </w:rPr>
              <w:t xml:space="preserve">Please provide references (not included in the application)</w:t>
            </w: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Lessons learned from testing an application that uses AI_ChatGPT – Paul Maxwell-Walters</w:t>
            </w:r>
          </w:p>
          <w:p w:rsidR="00000000" w:rsidDel="00000000" w:rsidP="00000000" w:rsidRDefault="00000000" w:rsidRPr="00000000" w14:paraId="000005BE">
            <w:pPr>
              <w:rPr/>
            </w:pPr>
            <w:r w:rsidDel="00000000" w:rsidR="00000000" w:rsidRPr="00000000">
              <w:rPr>
                <w:highlight w:val="yellow"/>
                <w:rtl w:val="0"/>
              </w:rPr>
              <w:t xml:space="preserve">Impact of AI Feedback on Professional Skills Development: Evidence from the London School of Economics Skills Accelerator Program</w:t>
            </w:r>
            <w:r w:rsidDel="00000000" w:rsidR="00000000" w:rsidRPr="00000000">
              <w:rPr>
                <w:rtl w:val="0"/>
              </w:rPr>
            </w:r>
          </w:p>
        </w:tc>
      </w:tr>
      <w:tr>
        <w:trPr>
          <w:cantSplit w:val="0"/>
          <w:trHeight w:val="20" w:hRule="atLeast"/>
          <w:tblHeader w:val="0"/>
        </w:trPr>
        <w:tc>
          <w:tcPr>
            <w:vMerge w:val="restart"/>
            <w:vAlign w:val="center"/>
          </w:tcPr>
          <w:p w:rsidR="00000000" w:rsidDel="00000000" w:rsidP="00000000" w:rsidRDefault="00000000" w:rsidRPr="00000000" w14:paraId="000005C8">
            <w:pPr>
              <w:jc w:val="center"/>
              <w:rPr/>
            </w:pPr>
            <w:r w:rsidDel="00000000" w:rsidR="00000000" w:rsidRPr="00000000">
              <w:rPr>
                <w:rFonts w:ascii="MS Gothic" w:cs="MS Gothic" w:eastAsia="MS Gothic" w:hAnsi="MS Gothic"/>
                <w:rtl w:val="0"/>
              </w:rPr>
              <w:t xml:space="preserve">☐</w:t>
            </w:r>
            <w:r w:rsidDel="00000000" w:rsidR="00000000" w:rsidRPr="00000000">
              <w:rPr>
                <w:rtl w:val="0"/>
              </w:rPr>
            </w:r>
          </w:p>
        </w:tc>
        <w:tc>
          <w:tcPr>
            <w:gridSpan w:val="6"/>
            <w:tcBorders>
              <w:bottom w:color="000000" w:space="0" w:sz="0" w:val="nil"/>
              <w:right w:color="000000" w:space="0" w:sz="0" w:val="nil"/>
            </w:tcBorders>
            <w:shd w:fill="c4c4cd" w:val="clear"/>
            <w:vAlign w:val="center"/>
          </w:tcPr>
          <w:p w:rsidR="00000000" w:rsidDel="00000000" w:rsidP="00000000" w:rsidRDefault="00000000" w:rsidRPr="00000000" w14:paraId="000005C9">
            <w:pPr>
              <w:keepNext w:val="1"/>
              <w:widowControl w:val="1"/>
              <w:pBdr>
                <w:top w:space="0" w:sz="0" w:val="nil"/>
                <w:left w:space="0" w:sz="0" w:val="nil"/>
                <w:bottom w:space="0" w:sz="0" w:val="nil"/>
                <w:right w:space="0" w:sz="0" w:val="nil"/>
                <w:between w:space="0" w:sz="0" w:val="nil"/>
              </w:pBdr>
              <w:rPr>
                <w:b w:val="1"/>
                <w:color w:val="000000"/>
                <w:sz w:val="16"/>
                <w:szCs w:val="16"/>
              </w:rPr>
            </w:pPr>
            <w:r w:rsidDel="00000000" w:rsidR="00000000" w:rsidRPr="00000000">
              <w:rPr>
                <w:b w:val="1"/>
                <w:color w:val="000000"/>
                <w:sz w:val="16"/>
                <w:szCs w:val="16"/>
                <w:rtl w:val="0"/>
              </w:rPr>
              <w:t xml:space="preserve">Other</w:t>
            </w:r>
          </w:p>
        </w:tc>
        <w:tc>
          <w:tcPr>
            <w:gridSpan w:val="4"/>
            <w:tcBorders>
              <w:left w:color="000000" w:space="0" w:sz="0" w:val="nil"/>
              <w:bottom w:color="000000" w:space="0" w:sz="0" w:val="nil"/>
            </w:tcBorders>
            <w:shd w:fill="c4c4cd" w:val="clear"/>
          </w:tcPr>
          <w:p w:rsidR="00000000" w:rsidDel="00000000" w:rsidP="00000000" w:rsidRDefault="00000000" w:rsidRPr="00000000" w14:paraId="000005CF">
            <w:pPr>
              <w:widowControl w:val="1"/>
              <w:pBdr>
                <w:top w:space="0" w:sz="0" w:val="nil"/>
                <w:left w:space="0" w:sz="0" w:val="nil"/>
                <w:bottom w:space="0" w:sz="0" w:val="nil"/>
                <w:right w:space="0" w:sz="0" w:val="nil"/>
                <w:between w:space="0" w:sz="0" w:val="nil"/>
              </w:pBdr>
              <w:jc w:val="right"/>
              <w:rPr>
                <w:i w:val="1"/>
                <w:color w:val="000000"/>
                <w:sz w:val="14"/>
                <w:szCs w:val="14"/>
              </w:rPr>
            </w:pPr>
            <w:r w:rsidDel="00000000" w:rsidR="00000000" w:rsidRPr="00000000">
              <w:rPr>
                <w:i w:val="1"/>
                <w:color w:val="000000"/>
                <w:sz w:val="14"/>
                <w:szCs w:val="14"/>
                <w:rtl w:val="0"/>
              </w:rPr>
              <w:t xml:space="preserve">100-character limit</w:t>
            </w:r>
          </w:p>
        </w:tc>
      </w:tr>
      <w:tr>
        <w:trPr>
          <w:cantSplit w:val="0"/>
          <w:trHeight w:val="20" w:hRule="atLeast"/>
          <w:tblHeader w:val="0"/>
        </w:trPr>
        <w:tc>
          <w:tcPr>
            <w:vMerge w:val="continue"/>
            <w:vAlign w:val="center"/>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color w:val="000000"/>
                <w:sz w:val="14"/>
                <w:szCs w:val="14"/>
              </w:rPr>
            </w:pPr>
            <w:r w:rsidDel="00000000" w:rsidR="00000000" w:rsidRPr="00000000">
              <w:rPr>
                <w:rtl w:val="0"/>
              </w:rPr>
            </w:r>
          </w:p>
        </w:tc>
        <w:tc>
          <w:tcPr>
            <w:gridSpan w:val="10"/>
            <w:tcBorders>
              <w:bottom w:color="000000" w:space="0" w:sz="0" w:val="nil"/>
            </w:tcBorders>
          </w:tcPr>
          <w:p w:rsidR="00000000" w:rsidDel="00000000" w:rsidP="00000000" w:rsidRDefault="00000000" w:rsidRPr="00000000" w14:paraId="000005D4">
            <w:pPr>
              <w:rPr/>
            </w:pPr>
            <w:r w:rsidDel="00000000" w:rsidR="00000000" w:rsidRPr="00000000">
              <w:rPr>
                <w:rtl w:val="0"/>
              </w:rPr>
            </w:r>
          </w:p>
        </w:tc>
      </w:tr>
      <w:tr>
        <w:trPr>
          <w:cantSplit w:val="0"/>
          <w:trHeight w:val="242" w:hRule="atLeast"/>
          <w:tblHeader w:val="0"/>
        </w:trPr>
        <w:tc>
          <w:tcPr>
            <w:vMerge w:val="continue"/>
            <w:vAlign w:val="center"/>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10"/>
            <w:tcBorders>
              <w:top w:color="000000" w:space="0" w:sz="0" w:val="nil"/>
              <w:bottom w:color="000000" w:space="0" w:sz="0" w:val="nil"/>
            </w:tcBorders>
            <w:shd w:fill="auto" w:val="clear"/>
            <w:vAlign w:val="center"/>
          </w:tcPr>
          <w:p w:rsidR="00000000" w:rsidDel="00000000" w:rsidP="00000000" w:rsidRDefault="00000000" w:rsidRPr="00000000" w14:paraId="000005DF">
            <w:pPr>
              <w:keepNext w:val="1"/>
              <w:jc w:val="center"/>
              <w:rPr>
                <w:i w:val="1"/>
                <w:color w:val="747480"/>
                <w:sz w:val="16"/>
                <w:szCs w:val="16"/>
              </w:rPr>
            </w:pPr>
            <w:r w:rsidDel="00000000" w:rsidR="00000000" w:rsidRPr="00000000">
              <w:rPr>
                <w:rtl w:val="0"/>
              </w:rPr>
            </w:r>
          </w:p>
        </w:tc>
      </w:tr>
      <w:tr>
        <w:trPr>
          <w:cantSplit w:val="0"/>
          <w:trHeight w:val="242" w:hRule="atLeast"/>
          <w:tblHeader w:val="0"/>
        </w:trPr>
        <w:tc>
          <w:tcPr>
            <w:vMerge w:val="continue"/>
            <w:vAlign w:val="center"/>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color w:val="747480"/>
                <w:sz w:val="16"/>
                <w:szCs w:val="16"/>
              </w:rPr>
            </w:pPr>
            <w:r w:rsidDel="00000000" w:rsidR="00000000" w:rsidRPr="00000000">
              <w:rPr>
                <w:rtl w:val="0"/>
              </w:rPr>
            </w:r>
          </w:p>
        </w:tc>
        <w:tc>
          <w:tcPr>
            <w:gridSpan w:val="10"/>
            <w:tcBorders>
              <w:top w:color="000000" w:space="0" w:sz="0" w:val="nil"/>
            </w:tcBorders>
            <w:shd w:fill="auto" w:val="clear"/>
            <w:vAlign w:val="center"/>
          </w:tcPr>
          <w:p w:rsidR="00000000" w:rsidDel="00000000" w:rsidP="00000000" w:rsidRDefault="00000000" w:rsidRPr="00000000" w14:paraId="000005EA">
            <w:pPr>
              <w:rPr/>
            </w:pPr>
            <w:r w:rsidDel="00000000" w:rsidR="00000000" w:rsidRPr="00000000">
              <w:rPr>
                <w:rtl w:val="0"/>
              </w:rPr>
            </w:r>
          </w:p>
        </w:tc>
      </w:tr>
      <w:tr>
        <w:trPr>
          <w:cantSplit w:val="0"/>
          <w:trHeight w:val="20" w:hRule="atLeast"/>
          <w:tblHeader w:val="0"/>
        </w:trPr>
        <w:tc>
          <w:tcPr>
            <w:vMerge w:val="restart"/>
            <w:vAlign w:val="center"/>
          </w:tcPr>
          <w:p w:rsidR="00000000" w:rsidDel="00000000" w:rsidP="00000000" w:rsidRDefault="00000000" w:rsidRPr="00000000" w14:paraId="000005F4">
            <w:pPr>
              <w:jc w:val="center"/>
              <w:rPr/>
            </w:pPr>
            <w:r w:rsidDel="00000000" w:rsidR="00000000" w:rsidRPr="00000000">
              <w:rPr>
                <w:rFonts w:ascii="MS Gothic" w:cs="MS Gothic" w:eastAsia="MS Gothic" w:hAnsi="MS Gothic"/>
                <w:rtl w:val="0"/>
              </w:rPr>
              <w:t xml:space="preserve">☐</w:t>
            </w:r>
            <w:r w:rsidDel="00000000" w:rsidR="00000000" w:rsidRPr="00000000">
              <w:rPr>
                <w:rtl w:val="0"/>
              </w:rPr>
            </w:r>
          </w:p>
        </w:tc>
        <w:tc>
          <w:tcPr>
            <w:gridSpan w:val="10"/>
            <w:tcBorders>
              <w:bottom w:color="7f7e82" w:space="0" w:sz="4" w:val="single"/>
            </w:tcBorders>
            <w:shd w:fill="c4c4cd" w:val="clear"/>
            <w:vAlign w:val="center"/>
          </w:tcPr>
          <w:p w:rsidR="00000000" w:rsidDel="00000000" w:rsidP="00000000" w:rsidRDefault="00000000" w:rsidRPr="00000000" w14:paraId="000005F5">
            <w:pPr>
              <w:keepNext w:val="1"/>
              <w:widowControl w:val="1"/>
              <w:pBdr>
                <w:top w:space="0" w:sz="0" w:val="nil"/>
                <w:left w:space="0" w:sz="0" w:val="nil"/>
                <w:bottom w:space="0" w:sz="0" w:val="nil"/>
                <w:right w:space="0" w:sz="0" w:val="nil"/>
                <w:between w:space="0" w:sz="0" w:val="nil"/>
              </w:pBdr>
              <w:rPr>
                <w:b w:val="1"/>
                <w:color w:val="000000"/>
                <w:sz w:val="16"/>
                <w:szCs w:val="16"/>
              </w:rPr>
            </w:pPr>
            <w:r w:rsidDel="00000000" w:rsidR="00000000" w:rsidRPr="00000000">
              <w:rPr>
                <w:b w:val="1"/>
                <w:color w:val="000000"/>
                <w:sz w:val="16"/>
                <w:szCs w:val="16"/>
                <w:rtl w:val="0"/>
              </w:rPr>
              <w:t xml:space="preserve">The company did not keep records</w:t>
            </w:r>
          </w:p>
        </w:tc>
      </w:tr>
      <w:tr>
        <w:trPr>
          <w:cantSplit w:val="0"/>
          <w:trHeight w:val="20" w:hRule="atLeast"/>
          <w:tblHeader w:val="0"/>
        </w:trPr>
        <w:tc>
          <w:tcPr>
            <w:vMerge w:val="continue"/>
            <w:vAlign w:val="center"/>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00"/>
                <w:sz w:val="16"/>
                <w:szCs w:val="16"/>
              </w:rPr>
            </w:pPr>
            <w:r w:rsidDel="00000000" w:rsidR="00000000" w:rsidRPr="00000000">
              <w:rPr>
                <w:rtl w:val="0"/>
              </w:rPr>
            </w:r>
          </w:p>
        </w:tc>
        <w:tc>
          <w:tcPr>
            <w:gridSpan w:val="10"/>
            <w:vAlign w:val="center"/>
          </w:tcPr>
          <w:p w:rsidR="00000000" w:rsidDel="00000000" w:rsidP="00000000" w:rsidRDefault="00000000" w:rsidRPr="00000000" w14:paraId="00000600">
            <w:pPr>
              <w:rPr/>
            </w:pPr>
            <w:r w:rsidDel="00000000" w:rsidR="00000000" w:rsidRPr="00000000">
              <w:rPr>
                <w:rtl w:val="0"/>
              </w:rPr>
            </w:r>
          </w:p>
        </w:tc>
      </w:tr>
    </w:tbl>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pStyle w:val="Heading1"/>
        <w:widowControl w:val="1"/>
        <w:spacing w:after="60" w:before="60" w:lineRule="auto"/>
        <w:rPr/>
      </w:pPr>
      <w:r w:rsidDel="00000000" w:rsidR="00000000" w:rsidRPr="00000000">
        <w:rPr>
          <w:rtl w:val="0"/>
        </w:rPr>
        <w:t xml:space="preserve">Supporting – Experimental planning, coordination, management, and documentation</w:t>
      </w:r>
    </w:p>
    <w:tbl>
      <w:tblPr>
        <w:tblStyle w:val="Table4"/>
        <w:tblW w:w="9016.0" w:type="dxa"/>
        <w:jc w:val="left"/>
        <w:tblBorders>
          <w:top w:color="7f7e82" w:space="0" w:sz="4" w:val="single"/>
          <w:left w:color="7f7e82" w:space="0" w:sz="4" w:val="single"/>
          <w:bottom w:color="7f7e82" w:space="0" w:sz="4" w:val="single"/>
          <w:right w:color="7f7e82" w:space="0" w:sz="4" w:val="single"/>
          <w:insideH w:color="7f7e82" w:space="0" w:sz="4" w:val="single"/>
          <w:insideV w:color="7f7e82" w:space="0" w:sz="4" w:val="single"/>
        </w:tblBorders>
        <w:tblLayout w:type="fixed"/>
        <w:tblLook w:val="0000"/>
      </w:tblPr>
      <w:tblGrid>
        <w:gridCol w:w="4674"/>
        <w:gridCol w:w="1569"/>
        <w:gridCol w:w="712"/>
        <w:gridCol w:w="269"/>
        <w:gridCol w:w="142"/>
        <w:gridCol w:w="263"/>
        <w:gridCol w:w="164"/>
        <w:gridCol w:w="586"/>
        <w:gridCol w:w="637"/>
        <w:tblGridChange w:id="0">
          <w:tblGrid>
            <w:gridCol w:w="4674"/>
            <w:gridCol w:w="1569"/>
            <w:gridCol w:w="712"/>
            <w:gridCol w:w="269"/>
            <w:gridCol w:w="142"/>
            <w:gridCol w:w="263"/>
            <w:gridCol w:w="164"/>
            <w:gridCol w:w="586"/>
            <w:gridCol w:w="637"/>
          </w:tblGrid>
        </w:tblGridChange>
      </w:tblGrid>
      <w:tr>
        <w:trPr>
          <w:cantSplit w:val="0"/>
          <w:trHeight w:val="20" w:hRule="atLeast"/>
          <w:tblHeader w:val="0"/>
        </w:trPr>
        <w:tc>
          <w:tcPr>
            <w:gridSpan w:val="4"/>
            <w:tcBorders>
              <w:bottom w:color="000000" w:space="0" w:sz="0" w:val="nil"/>
              <w:right w:color="000000" w:space="0" w:sz="0" w:val="nil"/>
            </w:tcBorders>
            <w:shd w:fill="c4c4cd" w:val="clear"/>
            <w:vAlign w:val="bottom"/>
          </w:tcPr>
          <w:p w:rsidR="00000000" w:rsidDel="00000000" w:rsidP="00000000" w:rsidRDefault="00000000" w:rsidRPr="00000000" w14:paraId="0000060C">
            <w:pPr>
              <w:keepNext w:val="1"/>
              <w:widowControl w:val="1"/>
              <w:pBdr>
                <w:top w:space="0" w:sz="0" w:val="nil"/>
                <w:left w:space="0" w:sz="0" w:val="nil"/>
                <w:bottom w:space="0" w:sz="0" w:val="nil"/>
                <w:right w:space="0" w:sz="0" w:val="nil"/>
                <w:between w:space="0" w:sz="0" w:val="nil"/>
              </w:pBdr>
              <w:rPr>
                <w:b w:val="1"/>
                <w:color w:val="000000"/>
                <w:sz w:val="16"/>
                <w:szCs w:val="16"/>
              </w:rPr>
            </w:pPr>
            <w:r w:rsidDel="00000000" w:rsidR="00000000" w:rsidRPr="00000000">
              <w:rPr>
                <w:b w:val="1"/>
                <w:color w:val="000000"/>
                <w:sz w:val="16"/>
                <w:szCs w:val="16"/>
                <w:rtl w:val="0"/>
              </w:rPr>
              <w:t xml:space="preserve">Name for this supporting activity</w:t>
            </w:r>
          </w:p>
        </w:tc>
        <w:tc>
          <w:tcPr>
            <w:gridSpan w:val="5"/>
            <w:tcBorders>
              <w:left w:color="000000" w:space="0" w:sz="0" w:val="nil"/>
              <w:bottom w:color="000000" w:space="0" w:sz="0" w:val="nil"/>
            </w:tcBorders>
            <w:shd w:fill="c4c4cd" w:val="clear"/>
          </w:tcPr>
          <w:p w:rsidR="00000000" w:rsidDel="00000000" w:rsidP="00000000" w:rsidRDefault="00000000" w:rsidRPr="00000000" w14:paraId="00000610">
            <w:pPr>
              <w:keepNext w:val="1"/>
              <w:widowControl w:val="1"/>
              <w:pBdr>
                <w:top w:space="0" w:sz="0" w:val="nil"/>
                <w:left w:space="0" w:sz="0" w:val="nil"/>
                <w:bottom w:space="0" w:sz="0" w:val="nil"/>
                <w:right w:space="0" w:sz="0" w:val="nil"/>
                <w:between w:space="0" w:sz="0" w:val="nil"/>
              </w:pBdr>
              <w:jc w:val="right"/>
              <w:rPr>
                <w:i w:val="1"/>
                <w:color w:val="000000"/>
                <w:sz w:val="14"/>
                <w:szCs w:val="14"/>
              </w:rPr>
            </w:pPr>
            <w:r w:rsidDel="00000000" w:rsidR="00000000" w:rsidRPr="00000000">
              <w:rPr>
                <w:i w:val="1"/>
                <w:color w:val="000000"/>
                <w:sz w:val="14"/>
                <w:szCs w:val="14"/>
                <w:rtl w:val="0"/>
              </w:rPr>
              <w:t xml:space="preserve">200-character limit</w:t>
            </w:r>
          </w:p>
        </w:tc>
      </w:tr>
      <w:tr>
        <w:trPr>
          <w:cantSplit w:val="0"/>
          <w:trHeight w:val="20" w:hRule="atLeast"/>
          <w:tblHeader w:val="0"/>
        </w:trPr>
        <w:tc>
          <w:tcPr>
            <w:gridSpan w:val="9"/>
          </w:tcPr>
          <w:p w:rsidR="00000000" w:rsidDel="00000000" w:rsidP="00000000" w:rsidRDefault="00000000" w:rsidRPr="00000000" w14:paraId="00000615">
            <w:pPr>
              <w:rPr/>
            </w:pPr>
            <w:r w:rsidDel="00000000" w:rsidR="00000000" w:rsidRPr="00000000">
              <w:rPr>
                <w:rtl w:val="0"/>
              </w:rPr>
              <w:t xml:space="preserve">Experimental planning, coordination, management, and documentation</w:t>
            </w:r>
          </w:p>
        </w:tc>
      </w:tr>
      <w:tr>
        <w:trPr>
          <w:cantSplit w:val="0"/>
          <w:trHeight w:val="738" w:hRule="atLeast"/>
          <w:tblHeader w:val="0"/>
        </w:trPr>
        <w:tc>
          <w:tcPr>
            <w:tcBorders>
              <w:bottom w:color="000000" w:space="0" w:sz="0" w:val="nil"/>
            </w:tcBorders>
            <w:shd w:fill="c4c4cd" w:val="clear"/>
          </w:tcPr>
          <w:p w:rsidR="00000000" w:rsidDel="00000000" w:rsidP="00000000" w:rsidRDefault="00000000" w:rsidRPr="00000000" w14:paraId="0000061E">
            <w:pPr>
              <w:widowControl w:val="1"/>
              <w:pBdr>
                <w:top w:space="0" w:sz="0" w:val="nil"/>
                <w:left w:space="0" w:sz="0" w:val="nil"/>
                <w:bottom w:space="0" w:sz="0" w:val="nil"/>
                <w:right w:space="0" w:sz="0" w:val="nil"/>
                <w:between w:space="0" w:sz="0" w:val="nil"/>
              </w:pBdr>
              <w:rPr>
                <w:b w:val="1"/>
                <w:color w:val="000000"/>
                <w:sz w:val="16"/>
                <w:szCs w:val="16"/>
              </w:rPr>
            </w:pPr>
            <w:r w:rsidDel="00000000" w:rsidR="00000000" w:rsidRPr="00000000">
              <w:rPr>
                <w:b w:val="1"/>
                <w:color w:val="000000"/>
                <w:sz w:val="16"/>
                <w:szCs w:val="16"/>
                <w:rtl w:val="0"/>
              </w:rPr>
              <w:t xml:space="preserve">Was some or all of this activity conducted by a Research Service Provider (RSP) or Cooperative Research Centre (CRC)?</w:t>
            </w:r>
          </w:p>
        </w:tc>
        <w:tc>
          <w:tcPr>
            <w:gridSpan w:val="8"/>
            <w:tcBorders>
              <w:bottom w:color="000000" w:space="0" w:sz="0" w:val="nil"/>
            </w:tcBorders>
            <w:shd w:fill="auto" w:val="clear"/>
            <w:vAlign w:val="center"/>
          </w:tcPr>
          <w:p w:rsidR="00000000" w:rsidDel="00000000" w:rsidP="00000000" w:rsidRDefault="00000000" w:rsidRPr="00000000" w14:paraId="0000061F">
            <w:pPr>
              <w:widowControl w:val="1"/>
              <w:pBdr>
                <w:top w:space="0" w:sz="0" w:val="nil"/>
                <w:left w:space="0" w:sz="0" w:val="nil"/>
                <w:bottom w:space="0" w:sz="0" w:val="nil"/>
                <w:right w:space="0" w:sz="0" w:val="nil"/>
                <w:between w:space="0" w:sz="0" w:val="nil"/>
              </w:pBdr>
              <w:rPr>
                <w:color w:val="000000"/>
                <w:sz w:val="16"/>
                <w:szCs w:val="16"/>
              </w:rPr>
            </w:pPr>
            <w:r w:rsidDel="00000000" w:rsidR="00000000" w:rsidRPr="00000000">
              <w:rPr>
                <w:color w:val="000000"/>
                <w:sz w:val="16"/>
                <w:szCs w:val="16"/>
                <w:rtl w:val="0"/>
              </w:rPr>
              <w:t xml:space="preserve">Please choose…</w:t>
            </w:r>
          </w:p>
        </w:tc>
      </w:tr>
      <w:tr>
        <w:trPr>
          <w:cantSplit w:val="0"/>
          <w:trHeight w:val="565" w:hRule="atLeast"/>
          <w:tblHeader w:val="0"/>
        </w:trPr>
        <w:tc>
          <w:tcPr>
            <w:tcBorders>
              <w:bottom w:color="000000" w:space="0" w:sz="0" w:val="nil"/>
            </w:tcBorders>
            <w:shd w:fill="c4c4cd" w:val="clear"/>
          </w:tcPr>
          <w:p w:rsidR="00000000" w:rsidDel="00000000" w:rsidP="00000000" w:rsidRDefault="00000000" w:rsidRPr="00000000" w14:paraId="00000627">
            <w:pPr>
              <w:widowControl w:val="1"/>
              <w:pBdr>
                <w:top w:space="0" w:sz="0" w:val="nil"/>
                <w:left w:space="0" w:sz="0" w:val="nil"/>
                <w:bottom w:space="0" w:sz="0" w:val="nil"/>
                <w:right w:space="0" w:sz="0" w:val="nil"/>
                <w:between w:space="0" w:sz="0" w:val="nil"/>
              </w:pBdr>
              <w:rPr>
                <w:b w:val="1"/>
                <w:color w:val="000000"/>
                <w:sz w:val="16"/>
                <w:szCs w:val="16"/>
              </w:rPr>
            </w:pPr>
            <w:r w:rsidDel="00000000" w:rsidR="00000000" w:rsidRPr="00000000">
              <w:rPr>
                <w:b w:val="1"/>
                <w:color w:val="000000"/>
                <w:sz w:val="16"/>
                <w:szCs w:val="16"/>
                <w:rtl w:val="0"/>
              </w:rPr>
              <w:t xml:space="preserve">Which Research Service Provider conducted some or all of this activity?</w:t>
            </w:r>
          </w:p>
        </w:tc>
        <w:tc>
          <w:tcPr>
            <w:gridSpan w:val="8"/>
            <w:tcBorders>
              <w:bottom w:color="000000" w:space="0" w:sz="0" w:val="nil"/>
            </w:tcBorders>
            <w:shd w:fill="auto" w:val="clear"/>
            <w:vAlign w:val="center"/>
          </w:tcPr>
          <w:p w:rsidR="00000000" w:rsidDel="00000000" w:rsidP="00000000" w:rsidRDefault="00000000" w:rsidRPr="00000000" w14:paraId="00000628">
            <w:pPr>
              <w:widowControl w:val="1"/>
              <w:pBdr>
                <w:top w:space="0" w:sz="0" w:val="nil"/>
                <w:left w:space="0" w:sz="0" w:val="nil"/>
                <w:bottom w:space="0" w:sz="0" w:val="nil"/>
                <w:right w:space="0" w:sz="0" w:val="nil"/>
                <w:between w:space="0" w:sz="0" w:val="nil"/>
              </w:pBdr>
              <w:rPr>
                <w:color w:val="000000"/>
              </w:rPr>
            </w:pPr>
            <w:r w:rsidDel="00000000" w:rsidR="00000000" w:rsidRPr="00000000">
              <w:rPr>
                <w:color w:val="000000"/>
                <w:sz w:val="16"/>
                <w:szCs w:val="16"/>
                <w:rtl w:val="0"/>
              </w:rPr>
              <w:t xml:space="preserve">Please choose...</w:t>
            </w:r>
            <w:r w:rsidDel="00000000" w:rsidR="00000000" w:rsidRPr="00000000">
              <w:rPr>
                <w:rtl w:val="0"/>
              </w:rPr>
            </w:r>
          </w:p>
        </w:tc>
      </w:tr>
      <w:tr>
        <w:trPr>
          <w:cantSplit w:val="0"/>
          <w:trHeight w:val="20" w:hRule="atLeast"/>
          <w:tblHeader w:val="0"/>
        </w:trPr>
        <w:tc>
          <w:tcPr>
            <w:gridSpan w:val="9"/>
            <w:tcBorders>
              <w:bottom w:color="000000" w:space="0" w:sz="0" w:val="nil"/>
            </w:tcBorders>
            <w:shd w:fill="c4c4cd" w:val="clear"/>
          </w:tcPr>
          <w:p w:rsidR="00000000" w:rsidDel="00000000" w:rsidP="00000000" w:rsidRDefault="00000000" w:rsidRPr="00000000" w14:paraId="00000630">
            <w:pPr>
              <w:widowControl w:val="1"/>
              <w:pBdr>
                <w:top w:space="0" w:sz="0" w:val="nil"/>
                <w:left w:space="0" w:sz="0" w:val="nil"/>
                <w:bottom w:space="0" w:sz="0" w:val="nil"/>
                <w:right w:space="0" w:sz="0" w:val="nil"/>
                <w:between w:space="0" w:sz="0" w:val="nil"/>
              </w:pBdr>
              <w:rPr>
                <w:b w:val="1"/>
                <w:color w:val="000000"/>
                <w:sz w:val="14"/>
                <w:szCs w:val="14"/>
              </w:rPr>
            </w:pPr>
            <w:r w:rsidDel="00000000" w:rsidR="00000000" w:rsidRPr="00000000">
              <w:rPr>
                <w:b w:val="1"/>
                <w:color w:val="000000"/>
                <w:sz w:val="16"/>
                <w:szCs w:val="16"/>
                <w:rtl w:val="0"/>
              </w:rPr>
              <w:t xml:space="preserve">A brief description of the services provided by the Research Service Provider</w:t>
            </w:r>
            <w:r w:rsidDel="00000000" w:rsidR="00000000" w:rsidRPr="00000000">
              <w:rPr>
                <w:rtl w:val="0"/>
              </w:rPr>
            </w:r>
          </w:p>
        </w:tc>
      </w:tr>
      <w:tr>
        <w:trPr>
          <w:cantSplit w:val="0"/>
          <w:trHeight w:val="20" w:hRule="atLeast"/>
          <w:tblHeader w:val="0"/>
        </w:trPr>
        <w:tc>
          <w:tcPr>
            <w:gridSpan w:val="9"/>
            <w:tcBorders>
              <w:bottom w:color="000000" w:space="0" w:sz="0" w:val="nil"/>
            </w:tcBorders>
            <w:shd w:fill="auto" w:val="clear"/>
          </w:tcPr>
          <w:p w:rsidR="00000000" w:rsidDel="00000000" w:rsidP="00000000" w:rsidRDefault="00000000" w:rsidRPr="00000000" w14:paraId="00000639">
            <w:pPr>
              <w:widowControl w:val="1"/>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rHeight w:val="20" w:hRule="atLeast"/>
          <w:tblHeader w:val="0"/>
        </w:trPr>
        <w:tc>
          <w:tcPr>
            <w:gridSpan w:val="4"/>
            <w:tcBorders>
              <w:bottom w:color="000000" w:space="0" w:sz="0" w:val="nil"/>
              <w:right w:color="000000" w:space="0" w:sz="0" w:val="nil"/>
            </w:tcBorders>
            <w:shd w:fill="c4c4cd" w:val="clear"/>
            <w:vAlign w:val="bottom"/>
          </w:tcPr>
          <w:p w:rsidR="00000000" w:rsidDel="00000000" w:rsidP="00000000" w:rsidRDefault="00000000" w:rsidRPr="00000000" w14:paraId="00000642">
            <w:pPr>
              <w:keepNext w:val="1"/>
              <w:widowControl w:val="1"/>
              <w:pBdr>
                <w:top w:space="0" w:sz="0" w:val="nil"/>
                <w:left w:space="0" w:sz="0" w:val="nil"/>
                <w:bottom w:space="0" w:sz="0" w:val="nil"/>
                <w:right w:space="0" w:sz="0" w:val="nil"/>
                <w:between w:space="0" w:sz="0" w:val="nil"/>
              </w:pBdr>
              <w:rPr>
                <w:b w:val="1"/>
                <w:color w:val="000000"/>
                <w:sz w:val="16"/>
                <w:szCs w:val="16"/>
              </w:rPr>
            </w:pPr>
            <w:r w:rsidDel="00000000" w:rsidR="00000000" w:rsidRPr="00000000">
              <w:rPr>
                <w:b w:val="1"/>
                <w:color w:val="000000"/>
                <w:sz w:val="16"/>
                <w:szCs w:val="16"/>
                <w:rtl w:val="0"/>
              </w:rPr>
              <w:t xml:space="preserve">Briefly describe this supporting activity</w:t>
            </w:r>
          </w:p>
        </w:tc>
        <w:tc>
          <w:tcPr>
            <w:gridSpan w:val="5"/>
            <w:tcBorders>
              <w:left w:color="000000" w:space="0" w:sz="0" w:val="nil"/>
              <w:bottom w:color="000000" w:space="0" w:sz="0" w:val="nil"/>
            </w:tcBorders>
            <w:shd w:fill="c4c4cd" w:val="clear"/>
          </w:tcPr>
          <w:p w:rsidR="00000000" w:rsidDel="00000000" w:rsidP="00000000" w:rsidRDefault="00000000" w:rsidRPr="00000000" w14:paraId="00000646">
            <w:pPr>
              <w:widowControl w:val="1"/>
              <w:pBdr>
                <w:top w:space="0" w:sz="0" w:val="nil"/>
                <w:left w:space="0" w:sz="0" w:val="nil"/>
                <w:bottom w:space="0" w:sz="0" w:val="nil"/>
                <w:right w:space="0" w:sz="0" w:val="nil"/>
                <w:between w:space="0" w:sz="0" w:val="nil"/>
              </w:pBdr>
              <w:jc w:val="right"/>
              <w:rPr>
                <w:i w:val="1"/>
                <w:color w:val="000000"/>
                <w:sz w:val="14"/>
                <w:szCs w:val="14"/>
              </w:rPr>
            </w:pPr>
            <w:r w:rsidDel="00000000" w:rsidR="00000000" w:rsidRPr="00000000">
              <w:rPr>
                <w:i w:val="1"/>
                <w:color w:val="000000"/>
                <w:sz w:val="14"/>
                <w:szCs w:val="14"/>
                <w:rtl w:val="0"/>
              </w:rPr>
              <w:t xml:space="preserve">1,000-character limit</w:t>
            </w:r>
          </w:p>
        </w:tc>
      </w:tr>
      <w:tr>
        <w:trPr>
          <w:cantSplit w:val="0"/>
          <w:trHeight w:val="20" w:hRule="atLeast"/>
          <w:tblHeader w:val="0"/>
        </w:trPr>
        <w:tc>
          <w:tcPr>
            <w:gridSpan w:val="9"/>
            <w:tcBorders>
              <w:bottom w:color="000000" w:space="0" w:sz="0" w:val="nil"/>
            </w:tcBorders>
          </w:tcPr>
          <w:p w:rsidR="00000000" w:rsidDel="00000000" w:rsidP="00000000" w:rsidRDefault="00000000" w:rsidRPr="00000000" w14:paraId="0000064B">
            <w:pPr>
              <w:pBdr>
                <w:top w:space="0" w:sz="0" w:val="nil"/>
                <w:left w:space="0" w:sz="0" w:val="nil"/>
                <w:bottom w:space="0" w:sz="0" w:val="nil"/>
                <w:right w:space="0" w:sz="0" w:val="nil"/>
                <w:between w:space="0" w:sz="0" w:val="nil"/>
              </w:pBdr>
              <w:spacing w:after="0" w:lineRule="auto"/>
              <w:jc w:val="both"/>
              <w:rPr>
                <w:color w:val="000000"/>
              </w:rPr>
            </w:pPr>
            <w:r w:rsidDel="00000000" w:rsidR="00000000" w:rsidRPr="00000000">
              <w:rPr>
                <w:color w:val="000000"/>
                <w:rtl w:val="0"/>
              </w:rPr>
              <w:t xml:space="preserve">Planning, coordination, management, and documentation activities specific to the related core activities were:</w:t>
            </w:r>
          </w:p>
          <w:p w:rsidR="00000000" w:rsidDel="00000000" w:rsidP="00000000" w:rsidRDefault="00000000" w:rsidRPr="00000000" w14:paraId="0000064C">
            <w:pPr>
              <w:widowControl w:val="1"/>
              <w:numPr>
                <w:ilvl w:val="0"/>
                <w:numId w:val="15"/>
              </w:numPr>
              <w:pBdr>
                <w:top w:space="0" w:sz="0" w:val="nil"/>
                <w:left w:space="0" w:sz="0" w:val="nil"/>
                <w:bottom w:space="0" w:sz="0" w:val="nil"/>
                <w:right w:space="0" w:sz="0" w:val="nil"/>
                <w:between w:space="0" w:sz="0" w:val="nil"/>
              </w:pBdr>
              <w:tabs>
                <w:tab w:val="right" w:leader="none" w:pos="9356"/>
              </w:tabs>
              <w:spacing w:after="0" w:before="0" w:lineRule="auto"/>
              <w:ind w:left="714" w:hanging="357"/>
              <w:jc w:val="both"/>
              <w:rPr>
                <w:color w:val="000000"/>
              </w:rPr>
            </w:pPr>
            <w:r w:rsidDel="00000000" w:rsidR="00000000" w:rsidRPr="00000000">
              <w:rPr>
                <w:color w:val="000000"/>
                <w:rtl w:val="0"/>
              </w:rPr>
              <w:t xml:space="preserve">Definition of technical objectives</w:t>
            </w:r>
          </w:p>
          <w:p w:rsidR="00000000" w:rsidDel="00000000" w:rsidP="00000000" w:rsidRDefault="00000000" w:rsidRPr="00000000" w14:paraId="0000064D">
            <w:pPr>
              <w:widowControl w:val="1"/>
              <w:numPr>
                <w:ilvl w:val="0"/>
                <w:numId w:val="15"/>
              </w:numPr>
              <w:pBdr>
                <w:top w:space="0" w:sz="0" w:val="nil"/>
                <w:left w:space="0" w:sz="0" w:val="nil"/>
                <w:bottom w:space="0" w:sz="0" w:val="nil"/>
                <w:right w:space="0" w:sz="0" w:val="nil"/>
                <w:between w:space="0" w:sz="0" w:val="nil"/>
              </w:pBdr>
              <w:tabs>
                <w:tab w:val="right" w:leader="none" w:pos="9356"/>
              </w:tabs>
              <w:spacing w:after="0" w:before="0" w:lineRule="auto"/>
              <w:ind w:left="720" w:hanging="360"/>
              <w:jc w:val="both"/>
              <w:rPr>
                <w:color w:val="000000"/>
              </w:rPr>
            </w:pPr>
            <w:r w:rsidDel="00000000" w:rsidR="00000000" w:rsidRPr="00000000">
              <w:rPr>
                <w:color w:val="000000"/>
                <w:rtl w:val="0"/>
              </w:rPr>
              <w:t xml:space="preserve">Planning of work activities</w:t>
            </w:r>
          </w:p>
          <w:p w:rsidR="00000000" w:rsidDel="00000000" w:rsidP="00000000" w:rsidRDefault="00000000" w:rsidRPr="00000000" w14:paraId="0000064E">
            <w:pPr>
              <w:widowControl w:val="1"/>
              <w:numPr>
                <w:ilvl w:val="0"/>
                <w:numId w:val="15"/>
              </w:numPr>
              <w:pBdr>
                <w:top w:space="0" w:sz="0" w:val="nil"/>
                <w:left w:space="0" w:sz="0" w:val="nil"/>
                <w:bottom w:space="0" w:sz="0" w:val="nil"/>
                <w:right w:space="0" w:sz="0" w:val="nil"/>
                <w:between w:space="0" w:sz="0" w:val="nil"/>
              </w:pBdr>
              <w:tabs>
                <w:tab w:val="right" w:leader="none" w:pos="9356"/>
              </w:tabs>
              <w:spacing w:after="0" w:before="0" w:lineRule="auto"/>
              <w:ind w:left="720" w:hanging="360"/>
              <w:jc w:val="both"/>
              <w:rPr>
                <w:color w:val="000000"/>
              </w:rPr>
            </w:pPr>
            <w:r w:rsidDel="00000000" w:rsidR="00000000" w:rsidRPr="00000000">
              <w:rPr>
                <w:color w:val="000000"/>
                <w:rtl w:val="0"/>
              </w:rPr>
              <w:t xml:space="preserve">Management and documentation of experiments</w:t>
            </w:r>
          </w:p>
          <w:p w:rsidR="00000000" w:rsidDel="00000000" w:rsidP="00000000" w:rsidRDefault="00000000" w:rsidRPr="00000000" w14:paraId="0000064F">
            <w:pPr>
              <w:widowControl w:val="1"/>
              <w:numPr>
                <w:ilvl w:val="0"/>
                <w:numId w:val="15"/>
              </w:numPr>
              <w:pBdr>
                <w:top w:space="0" w:sz="0" w:val="nil"/>
                <w:left w:space="0" w:sz="0" w:val="nil"/>
                <w:bottom w:space="0" w:sz="0" w:val="nil"/>
                <w:right w:space="0" w:sz="0" w:val="nil"/>
                <w:between w:space="0" w:sz="0" w:val="nil"/>
              </w:pBdr>
              <w:tabs>
                <w:tab w:val="right" w:leader="none" w:pos="9356"/>
              </w:tabs>
              <w:spacing w:after="0" w:before="0" w:lineRule="auto"/>
              <w:ind w:left="720" w:hanging="360"/>
              <w:jc w:val="both"/>
              <w:rPr>
                <w:color w:val="000000"/>
              </w:rPr>
            </w:pPr>
            <w:r w:rsidDel="00000000" w:rsidR="00000000" w:rsidRPr="00000000">
              <w:rPr>
                <w:color w:val="000000"/>
                <w:rtl w:val="0"/>
              </w:rPr>
              <w:t xml:space="preserve">Search and review potential solutions to technical challenges in the academic and professional literature</w:t>
            </w:r>
          </w:p>
          <w:p w:rsidR="00000000" w:rsidDel="00000000" w:rsidP="00000000" w:rsidRDefault="00000000" w:rsidRPr="00000000" w14:paraId="00000650">
            <w:pPr>
              <w:widowControl w:val="1"/>
              <w:numPr>
                <w:ilvl w:val="0"/>
                <w:numId w:val="15"/>
              </w:numPr>
              <w:pBdr>
                <w:top w:space="0" w:sz="0" w:val="nil"/>
                <w:left w:space="0" w:sz="0" w:val="nil"/>
                <w:bottom w:space="0" w:sz="0" w:val="nil"/>
                <w:right w:space="0" w:sz="0" w:val="nil"/>
                <w:between w:space="0" w:sz="0" w:val="nil"/>
              </w:pBdr>
              <w:tabs>
                <w:tab w:val="right" w:leader="none" w:pos="9356"/>
              </w:tabs>
              <w:spacing w:after="0" w:before="0" w:lineRule="auto"/>
              <w:ind w:left="720" w:hanging="360"/>
              <w:jc w:val="both"/>
              <w:rPr>
                <w:color w:val="000000"/>
              </w:rPr>
            </w:pPr>
            <w:r w:rsidDel="00000000" w:rsidR="00000000" w:rsidRPr="00000000">
              <w:rPr>
                <w:color w:val="000000"/>
                <w:rtl w:val="0"/>
              </w:rPr>
              <w:t xml:space="preserve">Coordination of research partners regarding progression, outcomes, and research direction</w:t>
            </w:r>
          </w:p>
        </w:tc>
      </w:tr>
      <w:tr>
        <w:trPr>
          <w:cantSplit w:val="0"/>
          <w:trHeight w:val="20" w:hRule="atLeast"/>
          <w:tblHeader w:val="0"/>
        </w:trPr>
        <w:tc>
          <w:tcPr>
            <w:gridSpan w:val="9"/>
            <w:tcBorders>
              <w:top w:color="000000" w:space="0" w:sz="0" w:val="nil"/>
              <w:bottom w:color="000000" w:space="0" w:sz="0" w:val="nil"/>
            </w:tcBorders>
            <w:shd w:fill="auto" w:val="clear"/>
            <w:vAlign w:val="center"/>
          </w:tcPr>
          <w:p w:rsidR="00000000" w:rsidDel="00000000" w:rsidP="00000000" w:rsidRDefault="00000000" w:rsidRPr="00000000" w14:paraId="00000659">
            <w:pPr>
              <w:keepNext w:val="1"/>
              <w:widowControl w:val="1"/>
              <w:pBdr>
                <w:top w:space="0" w:sz="0" w:val="nil"/>
                <w:left w:space="0" w:sz="0" w:val="nil"/>
                <w:bottom w:space="0" w:sz="0" w:val="nil"/>
                <w:right w:space="0" w:sz="0" w:val="nil"/>
                <w:between w:space="0" w:sz="0" w:val="nil"/>
              </w:pBdr>
              <w:jc w:val="center"/>
              <w:rPr>
                <w:i w:val="1"/>
                <w:color w:val="747480"/>
                <w:sz w:val="16"/>
                <w:szCs w:val="16"/>
              </w:rPr>
            </w:pPr>
            <w:r w:rsidDel="00000000" w:rsidR="00000000" w:rsidRPr="00000000">
              <w:rPr>
                <w:rtl w:val="0"/>
              </w:rPr>
            </w:r>
          </w:p>
        </w:tc>
      </w:tr>
      <w:tr>
        <w:trPr>
          <w:cantSplit w:val="0"/>
          <w:trHeight w:val="20" w:hRule="atLeast"/>
          <w:tblHeader w:val="0"/>
        </w:trPr>
        <w:tc>
          <w:tcPr>
            <w:gridSpan w:val="9"/>
            <w:tcBorders>
              <w:top w:color="000000" w:space="0" w:sz="0" w:val="nil"/>
            </w:tcBorders>
          </w:tcPr>
          <w:p w:rsidR="00000000" w:rsidDel="00000000" w:rsidP="00000000" w:rsidRDefault="00000000" w:rsidRPr="00000000" w14:paraId="00000662">
            <w:pPr>
              <w:rPr/>
            </w:pPr>
            <w:r w:rsidDel="00000000" w:rsidR="00000000" w:rsidRPr="00000000">
              <w:rPr>
                <w:rtl w:val="0"/>
              </w:rPr>
            </w:r>
          </w:p>
        </w:tc>
      </w:tr>
      <w:tr>
        <w:trPr>
          <w:cantSplit w:val="0"/>
          <w:trHeight w:val="20" w:hRule="atLeast"/>
          <w:tblHeader w:val="0"/>
        </w:trPr>
        <w:tc>
          <w:tcPr>
            <w:gridSpan w:val="9"/>
            <w:shd w:fill="c4c4cd" w:val="clear"/>
            <w:vAlign w:val="bottom"/>
          </w:tcPr>
          <w:p w:rsidR="00000000" w:rsidDel="00000000" w:rsidP="00000000" w:rsidRDefault="00000000" w:rsidRPr="00000000" w14:paraId="0000066B">
            <w:pPr>
              <w:keepNext w:val="1"/>
              <w:widowControl w:val="1"/>
              <w:pBdr>
                <w:top w:space="0" w:sz="0" w:val="nil"/>
                <w:left w:space="0" w:sz="0" w:val="nil"/>
                <w:bottom w:space="0" w:sz="0" w:val="nil"/>
                <w:right w:space="0" w:sz="0" w:val="nil"/>
                <w:between w:space="0" w:sz="0" w:val="nil"/>
              </w:pBdr>
              <w:rPr>
                <w:b w:val="1"/>
                <w:color w:val="000000"/>
                <w:sz w:val="16"/>
                <w:szCs w:val="16"/>
              </w:rPr>
            </w:pPr>
            <w:r w:rsidDel="00000000" w:rsidR="00000000" w:rsidRPr="00000000">
              <w:rPr>
                <w:b w:val="1"/>
                <w:color w:val="000000"/>
                <w:sz w:val="16"/>
                <w:szCs w:val="16"/>
                <w:rtl w:val="0"/>
              </w:rPr>
              <w:t xml:space="preserve">Which core activities are supported by this supporting activity?</w:t>
            </w:r>
          </w:p>
        </w:tc>
      </w:tr>
      <w:tr>
        <w:trPr>
          <w:cantSplit w:val="0"/>
          <w:trHeight w:val="20" w:hRule="atLeast"/>
          <w:tblHeader w:val="0"/>
        </w:trPr>
        <w:tc>
          <w:tcPr>
            <w:gridSpan w:val="9"/>
          </w:tcPr>
          <w:p w:rsidR="00000000" w:rsidDel="00000000" w:rsidP="00000000" w:rsidRDefault="00000000" w:rsidRPr="00000000" w14:paraId="00000674">
            <w:pPr>
              <w:numPr>
                <w:ilvl w:val="1"/>
                <w:numId w:val="16"/>
              </w:numPr>
              <w:pBdr>
                <w:top w:space="0" w:sz="0" w:val="nil"/>
                <w:left w:space="0" w:sz="0" w:val="nil"/>
                <w:bottom w:space="0" w:sz="0" w:val="nil"/>
                <w:right w:space="0" w:sz="0" w:val="nil"/>
                <w:between w:space="0" w:sz="0" w:val="nil"/>
              </w:pBdr>
              <w:tabs>
                <w:tab w:val="right" w:leader="none" w:pos="9356"/>
              </w:tabs>
              <w:ind w:left="360" w:hanging="360"/>
              <w:rPr/>
            </w:pPr>
            <w:r w:rsidDel="00000000" w:rsidR="00000000" w:rsidRPr="00000000">
              <w:rPr>
                <w:color w:val="000000"/>
                <w:rtl w:val="0"/>
              </w:rPr>
              <w:t xml:space="preserve">Core 1 – Design and Development of Data Analytics and Machine Learning System for Quantifiable Skills Development Through Experiential Learning</w:t>
            </w:r>
            <w:r w:rsidDel="00000000" w:rsidR="00000000" w:rsidRPr="00000000">
              <w:rPr>
                <w:rtl w:val="0"/>
              </w:rPr>
            </w:r>
          </w:p>
          <w:p w:rsidR="00000000" w:rsidDel="00000000" w:rsidP="00000000" w:rsidRDefault="00000000" w:rsidRPr="00000000" w14:paraId="00000675">
            <w:pPr>
              <w:numPr>
                <w:ilvl w:val="1"/>
                <w:numId w:val="16"/>
              </w:numPr>
              <w:pBdr>
                <w:top w:space="0" w:sz="0" w:val="nil"/>
                <w:left w:space="0" w:sz="0" w:val="nil"/>
                <w:bottom w:space="0" w:sz="0" w:val="nil"/>
                <w:right w:space="0" w:sz="0" w:val="nil"/>
                <w:between w:space="0" w:sz="0" w:val="nil"/>
              </w:pBdr>
              <w:tabs>
                <w:tab w:val="right" w:leader="none" w:pos="9356"/>
              </w:tabs>
              <w:ind w:left="360" w:hanging="360"/>
              <w:rPr/>
            </w:pPr>
            <w:r w:rsidDel="00000000" w:rsidR="00000000" w:rsidRPr="00000000">
              <w:rPr>
                <w:color w:val="000000"/>
                <w:rtl w:val="0"/>
              </w:rPr>
              <w:t xml:space="preserve">Core 2 – Design and development of strategies for integrating Generative Artificial Intelligence to provide feedback for enhanced experiential learning</w:t>
            </w:r>
            <w:r w:rsidDel="00000000" w:rsidR="00000000" w:rsidRPr="00000000">
              <w:rPr>
                <w:rtl w:val="0"/>
              </w:rPr>
            </w:r>
          </w:p>
        </w:tc>
      </w:tr>
      <w:tr>
        <w:trPr>
          <w:cantSplit w:val="0"/>
          <w:trHeight w:val="20" w:hRule="atLeast"/>
          <w:tblHeader w:val="0"/>
        </w:trPr>
        <w:tc>
          <w:tcPr>
            <w:gridSpan w:val="4"/>
            <w:tcBorders>
              <w:bottom w:color="000000" w:space="0" w:sz="0" w:val="nil"/>
              <w:right w:color="000000" w:space="0" w:sz="0" w:val="nil"/>
            </w:tcBorders>
            <w:shd w:fill="c4c4cd" w:val="clear"/>
            <w:vAlign w:val="bottom"/>
          </w:tcPr>
          <w:p w:rsidR="00000000" w:rsidDel="00000000" w:rsidP="00000000" w:rsidRDefault="00000000" w:rsidRPr="00000000" w14:paraId="0000067E">
            <w:pPr>
              <w:keepNext w:val="1"/>
              <w:widowControl w:val="1"/>
              <w:pBdr>
                <w:top w:space="0" w:sz="0" w:val="nil"/>
                <w:left w:space="0" w:sz="0" w:val="nil"/>
                <w:bottom w:space="0" w:sz="0" w:val="nil"/>
                <w:right w:space="0" w:sz="0" w:val="nil"/>
                <w:between w:space="0" w:sz="0" w:val="nil"/>
              </w:pBdr>
              <w:rPr>
                <w:b w:val="1"/>
                <w:color w:val="000000"/>
                <w:sz w:val="16"/>
                <w:szCs w:val="16"/>
              </w:rPr>
            </w:pPr>
            <w:r w:rsidDel="00000000" w:rsidR="00000000" w:rsidRPr="00000000">
              <w:rPr>
                <w:b w:val="1"/>
                <w:color w:val="000000"/>
                <w:sz w:val="16"/>
                <w:szCs w:val="16"/>
                <w:rtl w:val="0"/>
              </w:rPr>
              <w:t xml:space="preserve">How did this activity directly support the core activities?</w:t>
            </w:r>
          </w:p>
        </w:tc>
        <w:tc>
          <w:tcPr>
            <w:gridSpan w:val="5"/>
            <w:tcBorders>
              <w:left w:color="000000" w:space="0" w:sz="0" w:val="nil"/>
              <w:bottom w:color="000000" w:space="0" w:sz="0" w:val="nil"/>
            </w:tcBorders>
            <w:shd w:fill="c4c4cd" w:val="clear"/>
          </w:tcPr>
          <w:p w:rsidR="00000000" w:rsidDel="00000000" w:rsidP="00000000" w:rsidRDefault="00000000" w:rsidRPr="00000000" w14:paraId="00000682">
            <w:pPr>
              <w:widowControl w:val="1"/>
              <w:pBdr>
                <w:top w:space="0" w:sz="0" w:val="nil"/>
                <w:left w:space="0" w:sz="0" w:val="nil"/>
                <w:bottom w:space="0" w:sz="0" w:val="nil"/>
                <w:right w:space="0" w:sz="0" w:val="nil"/>
                <w:between w:space="0" w:sz="0" w:val="nil"/>
              </w:pBdr>
              <w:jc w:val="right"/>
              <w:rPr>
                <w:i w:val="1"/>
                <w:color w:val="000000"/>
                <w:sz w:val="14"/>
                <w:szCs w:val="14"/>
              </w:rPr>
            </w:pPr>
            <w:r w:rsidDel="00000000" w:rsidR="00000000" w:rsidRPr="00000000">
              <w:rPr>
                <w:i w:val="1"/>
                <w:color w:val="000000"/>
                <w:sz w:val="14"/>
                <w:szCs w:val="14"/>
                <w:rtl w:val="0"/>
              </w:rPr>
              <w:t xml:space="preserve">1,000-character limit</w:t>
            </w:r>
          </w:p>
        </w:tc>
      </w:tr>
      <w:tr>
        <w:trPr>
          <w:cantSplit w:val="0"/>
          <w:trHeight w:val="20" w:hRule="atLeast"/>
          <w:tblHeader w:val="0"/>
        </w:trPr>
        <w:tc>
          <w:tcPr>
            <w:gridSpan w:val="9"/>
            <w:tcBorders>
              <w:bottom w:color="000000" w:space="0" w:sz="0" w:val="nil"/>
            </w:tcBorders>
          </w:tcPr>
          <w:p w:rsidR="00000000" w:rsidDel="00000000" w:rsidP="00000000" w:rsidRDefault="00000000" w:rsidRPr="00000000" w14:paraId="00000687">
            <w:pPr>
              <w:rPr/>
            </w:pPr>
            <w:r w:rsidDel="00000000" w:rsidR="00000000" w:rsidRPr="00000000">
              <w:rPr>
                <w:rtl w:val="0"/>
              </w:rPr>
              <w:t xml:space="preserve">This supporting activity is required to plan, coordinate, and manage research activities undertaken and to ensure the systematic progression of work is undertaken according to the project objectives. Documentation is an element of this work required to refine hypotheses further, evaluate experimental results and demonstrate the validity and authenticity of conclusions drawn from experiments.</w:t>
            </w:r>
          </w:p>
        </w:tc>
      </w:tr>
      <w:tr>
        <w:trPr>
          <w:cantSplit w:val="0"/>
          <w:trHeight w:val="20" w:hRule="atLeast"/>
          <w:tblHeader w:val="0"/>
        </w:trPr>
        <w:tc>
          <w:tcPr>
            <w:gridSpan w:val="9"/>
            <w:tcBorders>
              <w:top w:color="000000" w:space="0" w:sz="0" w:val="nil"/>
              <w:bottom w:color="000000" w:space="0" w:sz="0" w:val="nil"/>
            </w:tcBorders>
            <w:shd w:fill="auto" w:val="clear"/>
            <w:vAlign w:val="center"/>
          </w:tcPr>
          <w:p w:rsidR="00000000" w:rsidDel="00000000" w:rsidP="00000000" w:rsidRDefault="00000000" w:rsidRPr="00000000" w14:paraId="00000690">
            <w:pPr>
              <w:pStyle w:val="Heading6"/>
              <w:rPr/>
            </w:pPr>
            <w:r w:rsidDel="00000000" w:rsidR="00000000" w:rsidRPr="00000000">
              <w:rPr>
                <w:rtl w:val="0"/>
              </w:rPr>
            </w:r>
          </w:p>
        </w:tc>
      </w:tr>
      <w:tr>
        <w:trPr>
          <w:cantSplit w:val="0"/>
          <w:trHeight w:val="20" w:hRule="atLeast"/>
          <w:tblHeader w:val="0"/>
        </w:trPr>
        <w:tc>
          <w:tcPr>
            <w:gridSpan w:val="9"/>
            <w:tcBorders>
              <w:top w:color="000000" w:space="0" w:sz="0" w:val="nil"/>
            </w:tcBorders>
          </w:tcPr>
          <w:p w:rsidR="00000000" w:rsidDel="00000000" w:rsidP="00000000" w:rsidRDefault="00000000" w:rsidRPr="00000000" w14:paraId="00000699">
            <w:pPr>
              <w:rPr/>
            </w:pPr>
            <w:r w:rsidDel="00000000" w:rsidR="00000000" w:rsidRPr="00000000">
              <w:rPr>
                <w:rtl w:val="0"/>
              </w:rPr>
            </w:r>
          </w:p>
        </w:tc>
      </w:tr>
      <w:tr>
        <w:trPr>
          <w:cantSplit w:val="0"/>
          <w:trHeight w:val="20" w:hRule="atLeast"/>
          <w:tblHeader w:val="0"/>
        </w:trPr>
        <w:tc>
          <w:tcPr>
            <w:gridSpan w:val="2"/>
            <w:shd w:fill="c4c4cd" w:val="clear"/>
          </w:tcPr>
          <w:p w:rsidR="00000000" w:rsidDel="00000000" w:rsidP="00000000" w:rsidRDefault="00000000" w:rsidRPr="00000000" w14:paraId="000006A2">
            <w:pPr>
              <w:widowControl w:val="1"/>
              <w:pBdr>
                <w:top w:space="0" w:sz="0" w:val="nil"/>
                <w:left w:space="0" w:sz="0" w:val="nil"/>
                <w:bottom w:space="0" w:sz="0" w:val="nil"/>
                <w:right w:space="0" w:sz="0" w:val="nil"/>
                <w:between w:space="0" w:sz="0" w:val="nil"/>
              </w:pBdr>
              <w:rPr>
                <w:b w:val="1"/>
                <w:color w:val="000000"/>
                <w:sz w:val="16"/>
                <w:szCs w:val="16"/>
              </w:rPr>
            </w:pPr>
            <w:r w:rsidDel="00000000" w:rsidR="00000000" w:rsidRPr="00000000">
              <w:rPr>
                <w:b w:val="1"/>
                <w:color w:val="000000"/>
                <w:sz w:val="16"/>
                <w:szCs w:val="16"/>
                <w:rtl w:val="0"/>
              </w:rPr>
              <w:t xml:space="preserve">When was this supporting activity conducted?</w:t>
            </w:r>
          </w:p>
        </w:tc>
        <w:tc>
          <w:tcPr>
            <w:gridSpan w:val="3"/>
            <w:tcBorders>
              <w:bottom w:color="7f7e82" w:space="0" w:sz="4" w:val="single"/>
              <w:right w:color="000000" w:space="0" w:sz="0" w:val="nil"/>
            </w:tcBorders>
            <w:vAlign w:val="center"/>
          </w:tcPr>
          <w:p w:rsidR="00000000" w:rsidDel="00000000" w:rsidP="00000000" w:rsidRDefault="00000000" w:rsidRPr="00000000" w14:paraId="000006A4">
            <w:pPr>
              <w:jc w:val="right"/>
              <w:rPr/>
            </w:pPr>
            <w:r w:rsidDel="00000000" w:rsidR="00000000" w:rsidRPr="00000000">
              <w:rPr>
                <w:rtl w:val="0"/>
              </w:rPr>
              <w:t xml:space="preserve">07/2019</w:t>
            </w:r>
          </w:p>
        </w:tc>
        <w:tc>
          <w:tcPr>
            <w:gridSpan w:val="2"/>
            <w:tcBorders>
              <w:left w:color="000000" w:space="0" w:sz="0" w:val="nil"/>
              <w:bottom w:color="7f7e82" w:space="0" w:sz="4" w:val="single"/>
              <w:right w:color="000000" w:space="0" w:sz="0" w:val="nil"/>
            </w:tcBorders>
            <w:tcMar>
              <w:left w:w="0.0" w:type="dxa"/>
              <w:right w:w="0.0" w:type="dxa"/>
            </w:tcMar>
            <w:vAlign w:val="center"/>
          </w:tcPr>
          <w:p w:rsidR="00000000" w:rsidDel="00000000" w:rsidP="00000000" w:rsidRDefault="00000000" w:rsidRPr="00000000" w14:paraId="000006A7">
            <w:pPr>
              <w:widowControl w:val="1"/>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rtl w:val="0"/>
              </w:rPr>
              <w:t xml:space="preserve">to</w:t>
            </w:r>
          </w:p>
        </w:tc>
        <w:tc>
          <w:tcPr>
            <w:gridSpan w:val="2"/>
            <w:tcBorders>
              <w:left w:color="000000" w:space="0" w:sz="0" w:val="nil"/>
              <w:bottom w:color="7f7e82" w:space="0" w:sz="4" w:val="single"/>
            </w:tcBorders>
            <w:vAlign w:val="center"/>
          </w:tcPr>
          <w:p w:rsidR="00000000" w:rsidDel="00000000" w:rsidP="00000000" w:rsidRDefault="00000000" w:rsidRPr="00000000" w14:paraId="000006A9">
            <w:pPr>
              <w:rPr/>
            </w:pPr>
            <w:r w:rsidDel="00000000" w:rsidR="00000000" w:rsidRPr="00000000">
              <w:rPr>
                <w:rtl w:val="0"/>
              </w:rPr>
              <w:t xml:space="preserve">06/2025</w:t>
            </w:r>
          </w:p>
        </w:tc>
      </w:tr>
      <w:tr>
        <w:trPr>
          <w:cantSplit w:val="0"/>
          <w:trHeight w:val="20" w:hRule="atLeast"/>
          <w:tblHeader w:val="0"/>
        </w:trPr>
        <w:tc>
          <w:tcPr>
            <w:gridSpan w:val="2"/>
            <w:shd w:fill="c4c4cd" w:val="clear"/>
            <w:vAlign w:val="center"/>
          </w:tcPr>
          <w:p w:rsidR="00000000" w:rsidDel="00000000" w:rsidP="00000000" w:rsidRDefault="00000000" w:rsidRPr="00000000" w14:paraId="000006AB">
            <w:pPr>
              <w:widowControl w:val="1"/>
              <w:pBdr>
                <w:top w:space="0" w:sz="0" w:val="nil"/>
                <w:left w:space="0" w:sz="0" w:val="nil"/>
                <w:bottom w:space="0" w:sz="0" w:val="nil"/>
                <w:right w:space="0" w:sz="0" w:val="nil"/>
                <w:between w:space="0" w:sz="0" w:val="nil"/>
              </w:pBdr>
              <w:rPr>
                <w:b w:val="1"/>
                <w:color w:val="000000"/>
                <w:sz w:val="16"/>
                <w:szCs w:val="16"/>
              </w:rPr>
            </w:pPr>
            <w:bookmarkStart w:colFirst="0" w:colLast="0" w:name="_v7pswm53xj6" w:id="1"/>
            <w:bookmarkEnd w:id="1"/>
            <w:r w:rsidDel="00000000" w:rsidR="00000000" w:rsidRPr="00000000">
              <w:rPr>
                <w:b w:val="1"/>
                <w:color w:val="000000"/>
                <w:sz w:val="16"/>
                <w:szCs w:val="16"/>
                <w:rtl w:val="0"/>
              </w:rPr>
              <w:t xml:space="preserve">For the selected income period, what was the estimated expenditure for this supporting activity?</w:t>
            </w:r>
          </w:p>
        </w:tc>
        <w:tc>
          <w:tcPr>
            <w:shd w:fill="c4c4cd" w:val="clear"/>
            <w:vAlign w:val="center"/>
          </w:tcPr>
          <w:p w:rsidR="00000000" w:rsidDel="00000000" w:rsidP="00000000" w:rsidRDefault="00000000" w:rsidRPr="00000000" w14:paraId="000006AD">
            <w:pPr>
              <w:widowControl w:val="1"/>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rtl w:val="0"/>
              </w:rPr>
              <w:t xml:space="preserve">AUD</w:t>
            </w:r>
          </w:p>
        </w:tc>
        <w:tc>
          <w:tcPr>
            <w:gridSpan w:val="5"/>
            <w:vAlign w:val="center"/>
          </w:tcPr>
          <w:p w:rsidR="00000000" w:rsidDel="00000000" w:rsidP="00000000" w:rsidRDefault="00000000" w:rsidRPr="00000000" w14:paraId="000006AE">
            <w:pPr>
              <w:jc w:val="right"/>
              <w:rPr/>
            </w:pPr>
            <w:r w:rsidDel="00000000" w:rsidR="00000000" w:rsidRPr="00000000">
              <w:rPr>
                <w:rtl w:val="0"/>
              </w:rPr>
              <w:t xml:space="preserve">TBC</w:t>
            </w:r>
          </w:p>
        </w:tc>
        <w:tc>
          <w:tcPr>
            <w:shd w:fill="c4c4cd" w:val="clear"/>
            <w:vAlign w:val="center"/>
          </w:tcPr>
          <w:p w:rsidR="00000000" w:rsidDel="00000000" w:rsidP="00000000" w:rsidRDefault="00000000" w:rsidRPr="00000000" w14:paraId="000006B3">
            <w:pPr>
              <w:widowControl w:val="1"/>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.00</w:t>
            </w:r>
          </w:p>
        </w:tc>
      </w:tr>
      <w:tr>
        <w:trPr>
          <w:cantSplit w:val="0"/>
          <w:trHeight w:val="20" w:hRule="atLeast"/>
          <w:tblHeader w:val="0"/>
        </w:trPr>
        <w:tc>
          <w:tcPr>
            <w:gridSpan w:val="6"/>
            <w:tcBorders>
              <w:top w:color="747480" w:space="0" w:sz="4" w:val="single"/>
              <w:left w:color="747480" w:space="0" w:sz="4" w:val="single"/>
              <w:bottom w:color="747480" w:space="0" w:sz="4" w:val="single"/>
              <w:right w:color="747480" w:space="0" w:sz="4" w:val="single"/>
            </w:tcBorders>
            <w:shd w:fill="c4c4cd" w:val="clear"/>
            <w:vAlign w:val="center"/>
          </w:tcPr>
          <w:p w:rsidR="00000000" w:rsidDel="00000000" w:rsidP="00000000" w:rsidRDefault="00000000" w:rsidRPr="00000000" w14:paraId="000006B4">
            <w:pPr>
              <w:widowControl w:val="1"/>
              <w:pBdr>
                <w:top w:space="0" w:sz="0" w:val="nil"/>
                <w:left w:space="0" w:sz="0" w:val="nil"/>
                <w:bottom w:space="0" w:sz="0" w:val="nil"/>
                <w:right w:space="0" w:sz="0" w:val="nil"/>
                <w:between w:space="0" w:sz="0" w:val="nil"/>
              </w:pBdr>
              <w:rPr>
                <w:b w:val="1"/>
                <w:color w:val="000000"/>
                <w:sz w:val="16"/>
                <w:szCs w:val="16"/>
              </w:rPr>
            </w:pPr>
            <w:r w:rsidDel="00000000" w:rsidR="00000000" w:rsidRPr="00000000">
              <w:rPr>
                <w:b w:val="1"/>
                <w:color w:val="000000"/>
                <w:sz w:val="16"/>
                <w:szCs w:val="16"/>
                <w:rtl w:val="0"/>
              </w:rPr>
              <w:t xml:space="preserve">Did this activity produce a good or a service, or is it directly related to producing a good or a service?</w:t>
            </w:r>
          </w:p>
        </w:tc>
        <w:tc>
          <w:tcPr>
            <w:gridSpan w:val="3"/>
            <w:tcBorders>
              <w:top w:color="747480" w:space="0" w:sz="4" w:val="single"/>
              <w:left w:color="747480" w:space="0" w:sz="4" w:val="single"/>
              <w:bottom w:color="747480" w:space="0" w:sz="4" w:val="single"/>
              <w:right w:color="747480" w:space="0" w:sz="4" w:val="single"/>
            </w:tcBorders>
            <w:shd w:fill="auto" w:val="clear"/>
            <w:vAlign w:val="center"/>
          </w:tcPr>
          <w:p w:rsidR="00000000" w:rsidDel="00000000" w:rsidP="00000000" w:rsidRDefault="00000000" w:rsidRPr="00000000" w14:paraId="000006BA">
            <w:pPr>
              <w:jc w:val="center"/>
              <w:rPr/>
            </w:pPr>
            <w:r w:rsidDel="00000000" w:rsidR="00000000" w:rsidRPr="00000000">
              <w:rPr>
                <w:rtl w:val="0"/>
              </w:rPr>
              <w:t xml:space="preserve">No</w:t>
            </w:r>
          </w:p>
        </w:tc>
      </w:tr>
      <w:tr>
        <w:trPr>
          <w:cantSplit w:val="0"/>
          <w:trHeight w:val="20" w:hRule="atLeast"/>
          <w:tblHeader w:val="0"/>
        </w:trPr>
        <w:tc>
          <w:tcPr>
            <w:gridSpan w:val="6"/>
            <w:tcBorders>
              <w:top w:color="747480" w:space="0" w:sz="4" w:val="single"/>
              <w:left w:color="747480" w:space="0" w:sz="4" w:val="single"/>
              <w:bottom w:color="747480" w:space="0" w:sz="4" w:val="single"/>
              <w:right w:color="747480" w:space="0" w:sz="4" w:val="single"/>
            </w:tcBorders>
            <w:shd w:fill="c4c4cd" w:val="clear"/>
            <w:vAlign w:val="center"/>
          </w:tcPr>
          <w:p w:rsidR="00000000" w:rsidDel="00000000" w:rsidP="00000000" w:rsidRDefault="00000000" w:rsidRPr="00000000" w14:paraId="000006BD">
            <w:pPr>
              <w:widowControl w:val="1"/>
              <w:pBdr>
                <w:top w:space="0" w:sz="0" w:val="nil"/>
                <w:left w:space="0" w:sz="0" w:val="nil"/>
                <w:bottom w:space="0" w:sz="0" w:val="nil"/>
                <w:right w:space="0" w:sz="0" w:val="nil"/>
                <w:between w:space="0" w:sz="0" w:val="nil"/>
              </w:pBdr>
              <w:rPr>
                <w:b w:val="1"/>
                <w:color w:val="000000"/>
                <w:sz w:val="16"/>
                <w:szCs w:val="16"/>
              </w:rPr>
            </w:pPr>
            <w:r w:rsidDel="00000000" w:rsidR="00000000" w:rsidRPr="00000000">
              <w:rPr>
                <w:b w:val="1"/>
                <w:color w:val="000000"/>
                <w:sz w:val="16"/>
                <w:szCs w:val="16"/>
                <w:rtl w:val="0"/>
              </w:rPr>
              <w:t xml:space="preserve">Did this activity fall into one of the categories that exclude it from being a core activity?</w:t>
            </w:r>
          </w:p>
        </w:tc>
        <w:tc>
          <w:tcPr>
            <w:gridSpan w:val="3"/>
            <w:tcBorders>
              <w:top w:color="747480" w:space="0" w:sz="4" w:val="single"/>
              <w:left w:color="747480" w:space="0" w:sz="4" w:val="single"/>
              <w:bottom w:color="747480" w:space="0" w:sz="4" w:val="single"/>
              <w:right w:color="747480" w:space="0" w:sz="4" w:val="single"/>
            </w:tcBorders>
            <w:shd w:fill="auto" w:val="clear"/>
            <w:vAlign w:val="center"/>
          </w:tcPr>
          <w:p w:rsidR="00000000" w:rsidDel="00000000" w:rsidP="00000000" w:rsidRDefault="00000000" w:rsidRPr="00000000" w14:paraId="000006C3">
            <w:pPr>
              <w:jc w:val="center"/>
              <w:rPr/>
            </w:pPr>
            <w:r w:rsidDel="00000000" w:rsidR="00000000" w:rsidRPr="00000000">
              <w:rPr>
                <w:rtl w:val="0"/>
              </w:rPr>
              <w:t xml:space="preserve">No</w:t>
            </w:r>
          </w:p>
        </w:tc>
      </w:tr>
      <w:tr>
        <w:trPr>
          <w:cantSplit w:val="0"/>
          <w:trHeight w:val="20" w:hRule="atLeast"/>
          <w:tblHeader w:val="0"/>
        </w:trPr>
        <w:tc>
          <w:tcPr>
            <w:gridSpan w:val="6"/>
            <w:tcBorders>
              <w:top w:color="747480" w:space="0" w:sz="4" w:val="single"/>
              <w:left w:color="747480" w:space="0" w:sz="4" w:val="single"/>
              <w:bottom w:color="747480" w:space="0" w:sz="4" w:val="single"/>
              <w:right w:color="747480" w:space="0" w:sz="4" w:val="single"/>
            </w:tcBorders>
            <w:shd w:fill="c4c4cd" w:val="clear"/>
            <w:vAlign w:val="center"/>
          </w:tcPr>
          <w:p w:rsidR="00000000" w:rsidDel="00000000" w:rsidP="00000000" w:rsidRDefault="00000000" w:rsidRPr="00000000" w14:paraId="000006C6">
            <w:pPr>
              <w:widowControl w:val="1"/>
              <w:pBdr>
                <w:top w:space="0" w:sz="0" w:val="nil"/>
                <w:left w:space="0" w:sz="0" w:val="nil"/>
                <w:bottom w:space="0" w:sz="0" w:val="nil"/>
                <w:right w:space="0" w:sz="0" w:val="nil"/>
                <w:between w:space="0" w:sz="0" w:val="nil"/>
              </w:pBdr>
              <w:rPr>
                <w:b w:val="1"/>
                <w:color w:val="000000"/>
                <w:sz w:val="16"/>
                <w:szCs w:val="16"/>
              </w:rPr>
            </w:pPr>
            <w:r w:rsidDel="00000000" w:rsidR="00000000" w:rsidRPr="00000000">
              <w:rPr>
                <w:b w:val="1"/>
                <w:color w:val="000000"/>
                <w:sz w:val="16"/>
                <w:szCs w:val="16"/>
                <w:rtl w:val="0"/>
              </w:rPr>
              <w:t xml:space="preserve">Was this activity undertaken for the dominant purpose of supporting the core activity?</w:t>
            </w:r>
          </w:p>
        </w:tc>
        <w:tc>
          <w:tcPr>
            <w:gridSpan w:val="3"/>
            <w:tcBorders>
              <w:top w:color="747480" w:space="0" w:sz="4" w:val="single"/>
              <w:left w:color="747480" w:space="0" w:sz="4" w:val="single"/>
              <w:bottom w:color="747480" w:space="0" w:sz="4" w:val="single"/>
              <w:right w:color="747480" w:space="0" w:sz="4" w:val="single"/>
            </w:tcBorders>
            <w:shd w:fill="auto" w:val="clear"/>
            <w:vAlign w:val="center"/>
          </w:tcPr>
          <w:p w:rsidR="00000000" w:rsidDel="00000000" w:rsidP="00000000" w:rsidRDefault="00000000" w:rsidRPr="00000000" w14:paraId="000006CC">
            <w:pPr>
              <w:jc w:val="center"/>
              <w:rPr/>
            </w:pPr>
            <w:r w:rsidDel="00000000" w:rsidR="00000000" w:rsidRPr="00000000">
              <w:rPr>
                <w:rtl w:val="0"/>
              </w:rPr>
              <w:t xml:space="preserve">Not applicable</w:t>
            </w:r>
          </w:p>
        </w:tc>
      </w:tr>
    </w:tbl>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pStyle w:val="Heading1"/>
        <w:widowControl w:val="1"/>
        <w:spacing w:after="60" w:before="60" w:lineRule="auto"/>
        <w:rPr/>
      </w:pPr>
      <w:r w:rsidDel="00000000" w:rsidR="00000000" w:rsidRPr="00000000">
        <w:rPr>
          <w:rtl w:val="0"/>
        </w:rPr>
        <w:t xml:space="preserve">Supporting – Data collection, pre-processing, feature selection and ontological mapping</w:t>
      </w:r>
    </w:p>
    <w:tbl>
      <w:tblPr>
        <w:tblStyle w:val="Table5"/>
        <w:tblW w:w="9016.0" w:type="dxa"/>
        <w:jc w:val="left"/>
        <w:tblBorders>
          <w:top w:color="7f7e82" w:space="0" w:sz="4" w:val="single"/>
          <w:left w:color="7f7e82" w:space="0" w:sz="4" w:val="single"/>
          <w:bottom w:color="7f7e82" w:space="0" w:sz="4" w:val="single"/>
          <w:right w:color="7f7e82" w:space="0" w:sz="4" w:val="single"/>
          <w:insideH w:color="7f7e82" w:space="0" w:sz="4" w:val="single"/>
          <w:insideV w:color="7f7e82" w:space="0" w:sz="4" w:val="single"/>
        </w:tblBorders>
        <w:tblLayout w:type="fixed"/>
        <w:tblLook w:val="0000"/>
      </w:tblPr>
      <w:tblGrid>
        <w:gridCol w:w="4674"/>
        <w:gridCol w:w="1569"/>
        <w:gridCol w:w="712"/>
        <w:gridCol w:w="269"/>
        <w:gridCol w:w="142"/>
        <w:gridCol w:w="263"/>
        <w:gridCol w:w="164"/>
        <w:gridCol w:w="586"/>
        <w:gridCol w:w="637"/>
        <w:tblGridChange w:id="0">
          <w:tblGrid>
            <w:gridCol w:w="4674"/>
            <w:gridCol w:w="1569"/>
            <w:gridCol w:w="712"/>
            <w:gridCol w:w="269"/>
            <w:gridCol w:w="142"/>
            <w:gridCol w:w="263"/>
            <w:gridCol w:w="164"/>
            <w:gridCol w:w="586"/>
            <w:gridCol w:w="637"/>
          </w:tblGrid>
        </w:tblGridChange>
      </w:tblGrid>
      <w:tr>
        <w:trPr>
          <w:cantSplit w:val="0"/>
          <w:trHeight w:val="20" w:hRule="atLeast"/>
          <w:tblHeader w:val="0"/>
        </w:trPr>
        <w:tc>
          <w:tcPr>
            <w:gridSpan w:val="4"/>
            <w:tcBorders>
              <w:bottom w:color="000000" w:space="0" w:sz="0" w:val="nil"/>
              <w:right w:color="000000" w:space="0" w:sz="0" w:val="nil"/>
            </w:tcBorders>
            <w:shd w:fill="c4c4cd" w:val="clear"/>
            <w:vAlign w:val="bottom"/>
          </w:tcPr>
          <w:p w:rsidR="00000000" w:rsidDel="00000000" w:rsidP="00000000" w:rsidRDefault="00000000" w:rsidRPr="00000000" w14:paraId="000006D1">
            <w:pPr>
              <w:keepNext w:val="1"/>
              <w:widowControl w:val="1"/>
              <w:pBdr>
                <w:top w:space="0" w:sz="0" w:val="nil"/>
                <w:left w:space="0" w:sz="0" w:val="nil"/>
                <w:bottom w:space="0" w:sz="0" w:val="nil"/>
                <w:right w:space="0" w:sz="0" w:val="nil"/>
                <w:between w:space="0" w:sz="0" w:val="nil"/>
              </w:pBdr>
              <w:rPr>
                <w:b w:val="1"/>
                <w:color w:val="000000"/>
                <w:sz w:val="16"/>
                <w:szCs w:val="16"/>
              </w:rPr>
            </w:pPr>
            <w:r w:rsidDel="00000000" w:rsidR="00000000" w:rsidRPr="00000000">
              <w:rPr>
                <w:b w:val="1"/>
                <w:color w:val="000000"/>
                <w:sz w:val="16"/>
                <w:szCs w:val="16"/>
                <w:rtl w:val="0"/>
              </w:rPr>
              <w:t xml:space="preserve">Name for this supporting activity</w:t>
            </w:r>
          </w:p>
        </w:tc>
        <w:tc>
          <w:tcPr>
            <w:gridSpan w:val="5"/>
            <w:tcBorders>
              <w:left w:color="000000" w:space="0" w:sz="0" w:val="nil"/>
              <w:bottom w:color="000000" w:space="0" w:sz="0" w:val="nil"/>
            </w:tcBorders>
            <w:shd w:fill="c4c4cd" w:val="clear"/>
          </w:tcPr>
          <w:p w:rsidR="00000000" w:rsidDel="00000000" w:rsidP="00000000" w:rsidRDefault="00000000" w:rsidRPr="00000000" w14:paraId="000006D5">
            <w:pPr>
              <w:keepNext w:val="1"/>
              <w:widowControl w:val="1"/>
              <w:pBdr>
                <w:top w:space="0" w:sz="0" w:val="nil"/>
                <w:left w:space="0" w:sz="0" w:val="nil"/>
                <w:bottom w:space="0" w:sz="0" w:val="nil"/>
                <w:right w:space="0" w:sz="0" w:val="nil"/>
                <w:between w:space="0" w:sz="0" w:val="nil"/>
              </w:pBdr>
              <w:jc w:val="right"/>
              <w:rPr>
                <w:i w:val="1"/>
                <w:color w:val="000000"/>
                <w:sz w:val="14"/>
                <w:szCs w:val="14"/>
              </w:rPr>
            </w:pPr>
            <w:r w:rsidDel="00000000" w:rsidR="00000000" w:rsidRPr="00000000">
              <w:rPr>
                <w:i w:val="1"/>
                <w:color w:val="000000"/>
                <w:sz w:val="14"/>
                <w:szCs w:val="14"/>
                <w:rtl w:val="0"/>
              </w:rPr>
              <w:t xml:space="preserve">200-character limit</w:t>
            </w:r>
          </w:p>
        </w:tc>
      </w:tr>
      <w:tr>
        <w:trPr>
          <w:cantSplit w:val="0"/>
          <w:trHeight w:val="20" w:hRule="atLeast"/>
          <w:tblHeader w:val="0"/>
        </w:trPr>
        <w:tc>
          <w:tcPr>
            <w:gridSpan w:val="9"/>
          </w:tcPr>
          <w:p w:rsidR="00000000" w:rsidDel="00000000" w:rsidP="00000000" w:rsidRDefault="00000000" w:rsidRPr="00000000" w14:paraId="000006DA">
            <w:pPr>
              <w:rPr/>
            </w:pPr>
            <w:r w:rsidDel="00000000" w:rsidR="00000000" w:rsidRPr="00000000">
              <w:rPr>
                <w:rtl w:val="0"/>
              </w:rPr>
              <w:t xml:space="preserve">Data collection, pre-processing, feature selection and ontological mapping</w:t>
            </w:r>
          </w:p>
        </w:tc>
      </w:tr>
      <w:tr>
        <w:trPr>
          <w:cantSplit w:val="0"/>
          <w:trHeight w:val="738" w:hRule="atLeast"/>
          <w:tblHeader w:val="0"/>
        </w:trPr>
        <w:tc>
          <w:tcPr>
            <w:tcBorders>
              <w:bottom w:color="000000" w:space="0" w:sz="0" w:val="nil"/>
            </w:tcBorders>
            <w:shd w:fill="c4c4cd" w:val="clear"/>
          </w:tcPr>
          <w:p w:rsidR="00000000" w:rsidDel="00000000" w:rsidP="00000000" w:rsidRDefault="00000000" w:rsidRPr="00000000" w14:paraId="000006E3">
            <w:pPr>
              <w:widowControl w:val="1"/>
              <w:pBdr>
                <w:top w:space="0" w:sz="0" w:val="nil"/>
                <w:left w:space="0" w:sz="0" w:val="nil"/>
                <w:bottom w:space="0" w:sz="0" w:val="nil"/>
                <w:right w:space="0" w:sz="0" w:val="nil"/>
                <w:between w:space="0" w:sz="0" w:val="nil"/>
              </w:pBdr>
              <w:rPr>
                <w:b w:val="1"/>
                <w:color w:val="000000"/>
                <w:sz w:val="16"/>
                <w:szCs w:val="16"/>
              </w:rPr>
            </w:pPr>
            <w:r w:rsidDel="00000000" w:rsidR="00000000" w:rsidRPr="00000000">
              <w:rPr>
                <w:b w:val="1"/>
                <w:color w:val="000000"/>
                <w:sz w:val="16"/>
                <w:szCs w:val="16"/>
                <w:rtl w:val="0"/>
              </w:rPr>
              <w:t xml:space="preserve">Was some or all of this activity conducted by a Research Service Provider (RSP) or Cooperative Research Centre (CRC)?</w:t>
            </w:r>
          </w:p>
        </w:tc>
        <w:tc>
          <w:tcPr>
            <w:gridSpan w:val="8"/>
            <w:tcBorders>
              <w:bottom w:color="000000" w:space="0" w:sz="0" w:val="nil"/>
            </w:tcBorders>
            <w:shd w:fill="auto" w:val="clear"/>
            <w:vAlign w:val="center"/>
          </w:tcPr>
          <w:p w:rsidR="00000000" w:rsidDel="00000000" w:rsidP="00000000" w:rsidRDefault="00000000" w:rsidRPr="00000000" w14:paraId="000006E4">
            <w:pPr>
              <w:widowControl w:val="1"/>
              <w:pBdr>
                <w:top w:space="0" w:sz="0" w:val="nil"/>
                <w:left w:space="0" w:sz="0" w:val="nil"/>
                <w:bottom w:space="0" w:sz="0" w:val="nil"/>
                <w:right w:space="0" w:sz="0" w:val="nil"/>
                <w:between w:space="0" w:sz="0" w:val="nil"/>
              </w:pBdr>
              <w:rPr>
                <w:color w:val="000000"/>
                <w:sz w:val="16"/>
                <w:szCs w:val="16"/>
              </w:rPr>
            </w:pPr>
            <w:r w:rsidDel="00000000" w:rsidR="00000000" w:rsidRPr="00000000">
              <w:rPr>
                <w:color w:val="000000"/>
                <w:sz w:val="16"/>
                <w:szCs w:val="16"/>
                <w:rtl w:val="0"/>
              </w:rPr>
              <w:t xml:space="preserve">Please choose…</w:t>
            </w:r>
          </w:p>
        </w:tc>
      </w:tr>
      <w:tr>
        <w:trPr>
          <w:cantSplit w:val="0"/>
          <w:trHeight w:val="565" w:hRule="atLeast"/>
          <w:tblHeader w:val="0"/>
        </w:trPr>
        <w:tc>
          <w:tcPr>
            <w:tcBorders>
              <w:bottom w:color="000000" w:space="0" w:sz="0" w:val="nil"/>
            </w:tcBorders>
            <w:shd w:fill="c4c4cd" w:val="clear"/>
          </w:tcPr>
          <w:p w:rsidR="00000000" w:rsidDel="00000000" w:rsidP="00000000" w:rsidRDefault="00000000" w:rsidRPr="00000000" w14:paraId="000006EC">
            <w:pPr>
              <w:widowControl w:val="1"/>
              <w:pBdr>
                <w:top w:space="0" w:sz="0" w:val="nil"/>
                <w:left w:space="0" w:sz="0" w:val="nil"/>
                <w:bottom w:space="0" w:sz="0" w:val="nil"/>
                <w:right w:space="0" w:sz="0" w:val="nil"/>
                <w:between w:space="0" w:sz="0" w:val="nil"/>
              </w:pBdr>
              <w:rPr>
                <w:b w:val="1"/>
                <w:color w:val="000000"/>
                <w:sz w:val="16"/>
                <w:szCs w:val="16"/>
              </w:rPr>
            </w:pPr>
            <w:r w:rsidDel="00000000" w:rsidR="00000000" w:rsidRPr="00000000">
              <w:rPr>
                <w:b w:val="1"/>
                <w:color w:val="000000"/>
                <w:sz w:val="16"/>
                <w:szCs w:val="16"/>
                <w:rtl w:val="0"/>
              </w:rPr>
              <w:t xml:space="preserve">Which Research Service Provider conducted some or all of this activity?</w:t>
            </w:r>
          </w:p>
        </w:tc>
        <w:tc>
          <w:tcPr>
            <w:gridSpan w:val="8"/>
            <w:tcBorders>
              <w:bottom w:color="000000" w:space="0" w:sz="0" w:val="nil"/>
            </w:tcBorders>
            <w:shd w:fill="auto" w:val="clear"/>
            <w:vAlign w:val="center"/>
          </w:tcPr>
          <w:p w:rsidR="00000000" w:rsidDel="00000000" w:rsidP="00000000" w:rsidRDefault="00000000" w:rsidRPr="00000000" w14:paraId="000006ED">
            <w:pPr>
              <w:widowControl w:val="1"/>
              <w:pBdr>
                <w:top w:space="0" w:sz="0" w:val="nil"/>
                <w:left w:space="0" w:sz="0" w:val="nil"/>
                <w:bottom w:space="0" w:sz="0" w:val="nil"/>
                <w:right w:space="0" w:sz="0" w:val="nil"/>
                <w:between w:space="0" w:sz="0" w:val="nil"/>
              </w:pBdr>
              <w:rPr>
                <w:color w:val="000000"/>
              </w:rPr>
            </w:pPr>
            <w:r w:rsidDel="00000000" w:rsidR="00000000" w:rsidRPr="00000000">
              <w:rPr>
                <w:color w:val="000000"/>
                <w:sz w:val="16"/>
                <w:szCs w:val="16"/>
                <w:rtl w:val="0"/>
              </w:rPr>
              <w:t xml:space="preserve">Please choose...</w:t>
            </w:r>
            <w:r w:rsidDel="00000000" w:rsidR="00000000" w:rsidRPr="00000000">
              <w:rPr>
                <w:rtl w:val="0"/>
              </w:rPr>
            </w:r>
          </w:p>
        </w:tc>
      </w:tr>
      <w:tr>
        <w:trPr>
          <w:cantSplit w:val="0"/>
          <w:trHeight w:val="20" w:hRule="atLeast"/>
          <w:tblHeader w:val="0"/>
        </w:trPr>
        <w:tc>
          <w:tcPr>
            <w:gridSpan w:val="9"/>
            <w:tcBorders>
              <w:bottom w:color="000000" w:space="0" w:sz="0" w:val="nil"/>
            </w:tcBorders>
            <w:shd w:fill="c4c4cd" w:val="clear"/>
          </w:tcPr>
          <w:p w:rsidR="00000000" w:rsidDel="00000000" w:rsidP="00000000" w:rsidRDefault="00000000" w:rsidRPr="00000000" w14:paraId="000006F5">
            <w:pPr>
              <w:widowControl w:val="1"/>
              <w:pBdr>
                <w:top w:space="0" w:sz="0" w:val="nil"/>
                <w:left w:space="0" w:sz="0" w:val="nil"/>
                <w:bottom w:space="0" w:sz="0" w:val="nil"/>
                <w:right w:space="0" w:sz="0" w:val="nil"/>
                <w:between w:space="0" w:sz="0" w:val="nil"/>
              </w:pBdr>
              <w:rPr>
                <w:b w:val="1"/>
                <w:color w:val="000000"/>
                <w:sz w:val="14"/>
                <w:szCs w:val="14"/>
              </w:rPr>
            </w:pPr>
            <w:r w:rsidDel="00000000" w:rsidR="00000000" w:rsidRPr="00000000">
              <w:rPr>
                <w:b w:val="1"/>
                <w:color w:val="000000"/>
                <w:sz w:val="16"/>
                <w:szCs w:val="16"/>
                <w:rtl w:val="0"/>
              </w:rPr>
              <w:t xml:space="preserve">A brief description of the services provided by the Research Service Provider</w:t>
            </w:r>
            <w:r w:rsidDel="00000000" w:rsidR="00000000" w:rsidRPr="00000000">
              <w:rPr>
                <w:rtl w:val="0"/>
              </w:rPr>
            </w:r>
          </w:p>
        </w:tc>
      </w:tr>
      <w:tr>
        <w:trPr>
          <w:cantSplit w:val="0"/>
          <w:trHeight w:val="20" w:hRule="atLeast"/>
          <w:tblHeader w:val="0"/>
        </w:trPr>
        <w:tc>
          <w:tcPr>
            <w:gridSpan w:val="9"/>
            <w:tcBorders>
              <w:bottom w:color="000000" w:space="0" w:sz="0" w:val="nil"/>
            </w:tcBorders>
            <w:shd w:fill="auto" w:val="clear"/>
          </w:tcPr>
          <w:p w:rsidR="00000000" w:rsidDel="00000000" w:rsidP="00000000" w:rsidRDefault="00000000" w:rsidRPr="00000000" w14:paraId="000006FE">
            <w:pPr>
              <w:widowControl w:val="1"/>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rHeight w:val="20" w:hRule="atLeast"/>
          <w:tblHeader w:val="0"/>
        </w:trPr>
        <w:tc>
          <w:tcPr>
            <w:gridSpan w:val="4"/>
            <w:tcBorders>
              <w:bottom w:color="000000" w:space="0" w:sz="0" w:val="nil"/>
              <w:right w:color="000000" w:space="0" w:sz="0" w:val="nil"/>
            </w:tcBorders>
            <w:shd w:fill="c4c4cd" w:val="clear"/>
            <w:vAlign w:val="bottom"/>
          </w:tcPr>
          <w:p w:rsidR="00000000" w:rsidDel="00000000" w:rsidP="00000000" w:rsidRDefault="00000000" w:rsidRPr="00000000" w14:paraId="00000707">
            <w:pPr>
              <w:keepNext w:val="1"/>
              <w:widowControl w:val="1"/>
              <w:pBdr>
                <w:top w:space="0" w:sz="0" w:val="nil"/>
                <w:left w:space="0" w:sz="0" w:val="nil"/>
                <w:bottom w:space="0" w:sz="0" w:val="nil"/>
                <w:right w:space="0" w:sz="0" w:val="nil"/>
                <w:between w:space="0" w:sz="0" w:val="nil"/>
              </w:pBdr>
              <w:rPr>
                <w:b w:val="1"/>
                <w:color w:val="000000"/>
                <w:sz w:val="16"/>
                <w:szCs w:val="16"/>
              </w:rPr>
            </w:pPr>
            <w:r w:rsidDel="00000000" w:rsidR="00000000" w:rsidRPr="00000000">
              <w:rPr>
                <w:b w:val="1"/>
                <w:color w:val="000000"/>
                <w:sz w:val="16"/>
                <w:szCs w:val="16"/>
                <w:rtl w:val="0"/>
              </w:rPr>
              <w:t xml:space="preserve">Briefly describe this supporting activity</w:t>
            </w:r>
          </w:p>
        </w:tc>
        <w:tc>
          <w:tcPr>
            <w:gridSpan w:val="5"/>
            <w:tcBorders>
              <w:left w:color="000000" w:space="0" w:sz="0" w:val="nil"/>
              <w:bottom w:color="000000" w:space="0" w:sz="0" w:val="nil"/>
            </w:tcBorders>
            <w:shd w:fill="c4c4cd" w:val="clear"/>
          </w:tcPr>
          <w:p w:rsidR="00000000" w:rsidDel="00000000" w:rsidP="00000000" w:rsidRDefault="00000000" w:rsidRPr="00000000" w14:paraId="0000070B">
            <w:pPr>
              <w:widowControl w:val="1"/>
              <w:pBdr>
                <w:top w:space="0" w:sz="0" w:val="nil"/>
                <w:left w:space="0" w:sz="0" w:val="nil"/>
                <w:bottom w:space="0" w:sz="0" w:val="nil"/>
                <w:right w:space="0" w:sz="0" w:val="nil"/>
                <w:between w:space="0" w:sz="0" w:val="nil"/>
              </w:pBdr>
              <w:jc w:val="right"/>
              <w:rPr>
                <w:i w:val="1"/>
                <w:color w:val="000000"/>
                <w:sz w:val="14"/>
                <w:szCs w:val="14"/>
              </w:rPr>
            </w:pPr>
            <w:r w:rsidDel="00000000" w:rsidR="00000000" w:rsidRPr="00000000">
              <w:rPr>
                <w:i w:val="1"/>
                <w:color w:val="000000"/>
                <w:sz w:val="14"/>
                <w:szCs w:val="14"/>
                <w:rtl w:val="0"/>
              </w:rPr>
              <w:t xml:space="preserve">1,000-character limit</w:t>
            </w:r>
          </w:p>
        </w:tc>
      </w:tr>
      <w:tr>
        <w:trPr>
          <w:cantSplit w:val="0"/>
          <w:trHeight w:val="20" w:hRule="atLeast"/>
          <w:tblHeader w:val="0"/>
        </w:trPr>
        <w:tc>
          <w:tcPr>
            <w:gridSpan w:val="9"/>
            <w:tcBorders>
              <w:bottom w:color="000000" w:space="0" w:sz="0" w:val="nil"/>
            </w:tcBorders>
          </w:tcPr>
          <w:p w:rsidR="00000000" w:rsidDel="00000000" w:rsidP="00000000" w:rsidRDefault="00000000" w:rsidRPr="00000000" w14:paraId="00000710">
            <w:pPr>
              <w:widowControl w:val="1"/>
              <w:pBdr>
                <w:top w:space="0" w:sz="0" w:val="nil"/>
                <w:left w:space="0" w:sz="0" w:val="nil"/>
                <w:bottom w:space="0" w:sz="0" w:val="nil"/>
                <w:right w:space="0" w:sz="0" w:val="nil"/>
                <w:between w:space="0" w:sz="0" w:val="nil"/>
              </w:pBdr>
              <w:spacing w:after="0" w:before="0" w:lineRule="auto"/>
              <w:jc w:val="both"/>
              <w:rPr>
                <w:color w:val="000000"/>
              </w:rPr>
            </w:pPr>
            <w:r w:rsidDel="00000000" w:rsidR="00000000" w:rsidRPr="00000000">
              <w:rPr>
                <w:b w:val="1"/>
                <w:color w:val="000000"/>
                <w:rtl w:val="0"/>
              </w:rPr>
              <w:t xml:space="preserve">Core metrics:</w:t>
            </w:r>
            <w:r w:rsidDel="00000000" w:rsidR="00000000" w:rsidRPr="00000000">
              <w:rPr>
                <w:color w:val="000000"/>
                <w:rtl w:val="0"/>
              </w:rPr>
              <w:t xml:space="preserve"> Various exploratory and statistical analyses were conducted on datasets collected by Practera to determine proxy measures for not easily measurable events.</w:t>
            </w:r>
          </w:p>
          <w:p w:rsidR="00000000" w:rsidDel="00000000" w:rsidP="00000000" w:rsidRDefault="00000000" w:rsidRPr="00000000" w14:paraId="00000711">
            <w:pPr>
              <w:widowControl w:val="1"/>
              <w:pBdr>
                <w:top w:space="0" w:sz="0" w:val="nil"/>
                <w:left w:space="0" w:sz="0" w:val="nil"/>
                <w:bottom w:space="0" w:sz="0" w:val="nil"/>
                <w:right w:space="0" w:sz="0" w:val="nil"/>
                <w:between w:space="0" w:sz="0" w:val="nil"/>
              </w:pBdr>
              <w:spacing w:after="0" w:before="0" w:lineRule="auto"/>
              <w:jc w:val="both"/>
              <w:rPr>
                <w:color w:val="000000"/>
              </w:rPr>
            </w:pPr>
            <w:r w:rsidDel="00000000" w:rsidR="00000000" w:rsidRPr="00000000">
              <w:rPr>
                <w:rtl w:val="0"/>
              </w:rPr>
            </w:r>
          </w:p>
          <w:p w:rsidR="00000000" w:rsidDel="00000000" w:rsidP="00000000" w:rsidRDefault="00000000" w:rsidRPr="00000000" w14:paraId="00000712">
            <w:pPr>
              <w:widowControl w:val="1"/>
              <w:pBdr>
                <w:top w:space="0" w:sz="0" w:val="nil"/>
                <w:left w:space="0" w:sz="0" w:val="nil"/>
                <w:bottom w:space="0" w:sz="0" w:val="nil"/>
                <w:right w:space="0" w:sz="0" w:val="nil"/>
                <w:between w:space="0" w:sz="0" w:val="nil"/>
              </w:pBdr>
              <w:spacing w:after="0" w:before="0" w:lineRule="auto"/>
              <w:jc w:val="both"/>
              <w:rPr>
                <w:color w:val="000000"/>
              </w:rPr>
            </w:pPr>
            <w:r w:rsidDel="00000000" w:rsidR="00000000" w:rsidRPr="00000000">
              <w:rPr>
                <w:b w:val="1"/>
                <w:color w:val="000000"/>
                <w:rtl w:val="0"/>
              </w:rPr>
              <w:t xml:space="preserve">Ontology and xAPI development:</w:t>
            </w:r>
            <w:r w:rsidDel="00000000" w:rsidR="00000000" w:rsidRPr="00000000">
              <w:rPr>
                <w:color w:val="000000"/>
                <w:rtl w:val="0"/>
              </w:rPr>
              <w:t xml:space="preserve"> Ontology graph analysis was combined with the xAPI data recording standard to create a holistic Practera data view. This enabled ease of interoperability, data interpretation, and feature extraction between Practera data and other education data.</w:t>
            </w:r>
          </w:p>
          <w:p w:rsidR="00000000" w:rsidDel="00000000" w:rsidP="00000000" w:rsidRDefault="00000000" w:rsidRPr="00000000" w14:paraId="00000713">
            <w:pPr>
              <w:widowControl w:val="1"/>
              <w:pBdr>
                <w:top w:space="0" w:sz="0" w:val="nil"/>
                <w:left w:space="0" w:sz="0" w:val="nil"/>
                <w:bottom w:space="0" w:sz="0" w:val="nil"/>
                <w:right w:space="0" w:sz="0" w:val="nil"/>
                <w:between w:space="0" w:sz="0" w:val="nil"/>
              </w:pBdr>
              <w:spacing w:after="0" w:before="0" w:lineRule="auto"/>
              <w:jc w:val="both"/>
              <w:rPr>
                <w:color w:val="000000"/>
              </w:rPr>
            </w:pPr>
            <w:r w:rsidDel="00000000" w:rsidR="00000000" w:rsidRPr="00000000">
              <w:rPr>
                <w:rtl w:val="0"/>
              </w:rPr>
            </w:r>
          </w:p>
          <w:p w:rsidR="00000000" w:rsidDel="00000000" w:rsidP="00000000" w:rsidRDefault="00000000" w:rsidRPr="00000000" w14:paraId="00000714">
            <w:pPr>
              <w:widowControl w:val="1"/>
              <w:pBdr>
                <w:top w:space="0" w:sz="0" w:val="nil"/>
                <w:left w:space="0" w:sz="0" w:val="nil"/>
                <w:bottom w:space="0" w:sz="0" w:val="nil"/>
                <w:right w:space="0" w:sz="0" w:val="nil"/>
                <w:between w:space="0" w:sz="0" w:val="nil"/>
              </w:pBdr>
              <w:spacing w:after="0" w:before="0" w:lineRule="auto"/>
              <w:jc w:val="both"/>
              <w:rPr>
                <w:color w:val="000000"/>
              </w:rPr>
            </w:pPr>
            <w:r w:rsidDel="00000000" w:rsidR="00000000" w:rsidRPr="00000000">
              <w:rPr>
                <w:b w:val="1"/>
                <w:color w:val="000000"/>
                <w:rtl w:val="0"/>
              </w:rPr>
              <w:t xml:space="preserve">Data pre-processing: </w:t>
            </w:r>
            <w:r w:rsidDel="00000000" w:rsidR="00000000" w:rsidRPr="00000000">
              <w:rPr>
                <w:color w:val="000000"/>
                <w:rtl w:val="0"/>
              </w:rPr>
              <w:t xml:space="preserve">Practera data requires significant pre-processing and wrangling. Algorithms to automate these processes were developed to generate model readable input data while maintaining utility.</w:t>
            </w:r>
          </w:p>
          <w:p w:rsidR="00000000" w:rsidDel="00000000" w:rsidP="00000000" w:rsidRDefault="00000000" w:rsidRPr="00000000" w14:paraId="00000715">
            <w:pPr>
              <w:widowControl w:val="1"/>
              <w:pBdr>
                <w:top w:space="0" w:sz="0" w:val="nil"/>
                <w:left w:space="0" w:sz="0" w:val="nil"/>
                <w:bottom w:space="0" w:sz="0" w:val="nil"/>
                <w:right w:space="0" w:sz="0" w:val="nil"/>
                <w:between w:space="0" w:sz="0" w:val="nil"/>
              </w:pBdr>
              <w:spacing w:after="0" w:before="0" w:lineRule="auto"/>
              <w:jc w:val="both"/>
              <w:rPr>
                <w:color w:val="000000"/>
              </w:rPr>
            </w:pPr>
            <w:r w:rsidDel="00000000" w:rsidR="00000000" w:rsidRPr="00000000">
              <w:rPr>
                <w:rtl w:val="0"/>
              </w:rPr>
            </w:r>
          </w:p>
          <w:p w:rsidR="00000000" w:rsidDel="00000000" w:rsidP="00000000" w:rsidRDefault="00000000" w:rsidRPr="00000000" w14:paraId="00000716">
            <w:pPr>
              <w:widowControl w:val="1"/>
              <w:pBdr>
                <w:top w:space="0" w:sz="0" w:val="nil"/>
                <w:left w:space="0" w:sz="0" w:val="nil"/>
                <w:bottom w:space="0" w:sz="0" w:val="nil"/>
                <w:right w:space="0" w:sz="0" w:val="nil"/>
                <w:between w:space="0" w:sz="0" w:val="nil"/>
              </w:pBdr>
              <w:spacing w:after="0" w:before="0" w:lineRule="auto"/>
              <w:jc w:val="both"/>
              <w:rPr>
                <w:rFonts w:ascii="Times New Roman" w:cs="Times New Roman" w:eastAsia="Times New Roman" w:hAnsi="Times New Roman"/>
                <w:b w:val="1"/>
                <w:color w:val="000000"/>
                <w:sz w:val="24"/>
                <w:szCs w:val="24"/>
              </w:rPr>
            </w:pPr>
            <w:r w:rsidDel="00000000" w:rsidR="00000000" w:rsidRPr="00000000">
              <w:rPr>
                <w:b w:val="1"/>
                <w:color w:val="000000"/>
                <w:rtl w:val="0"/>
              </w:rPr>
              <w:t xml:space="preserve">Data collection: </w:t>
            </w:r>
            <w:r w:rsidDel="00000000" w:rsidR="00000000" w:rsidRPr="00000000">
              <w:rPr>
                <w:color w:val="000000"/>
                <w:rtl w:val="0"/>
              </w:rPr>
              <w:t xml:space="preserve">Additional data collection was needed as existing datasets did not contain appropriate data. Data collection for feedback purposes (for GenAI training, feedback themes, their effectiveness etc) is also necessary.</w:t>
            </w:r>
            <w:r w:rsidDel="00000000" w:rsidR="00000000" w:rsidRPr="00000000">
              <w:rPr>
                <w:rtl w:val="0"/>
              </w:rPr>
            </w:r>
          </w:p>
          <w:p w:rsidR="00000000" w:rsidDel="00000000" w:rsidP="00000000" w:rsidRDefault="00000000" w:rsidRPr="00000000" w14:paraId="00000717">
            <w:pPr>
              <w:widowControl w:val="1"/>
              <w:pBdr>
                <w:top w:space="0" w:sz="0" w:val="nil"/>
                <w:left w:space="0" w:sz="0" w:val="nil"/>
                <w:bottom w:space="0" w:sz="0" w:val="nil"/>
                <w:right w:space="0" w:sz="0" w:val="nil"/>
                <w:between w:space="0" w:sz="0" w:val="nil"/>
              </w:pBdr>
              <w:spacing w:after="0" w:before="0" w:lineRule="auto"/>
              <w:jc w:val="both"/>
              <w:rPr>
                <w:color w:val="000000"/>
              </w:rPr>
            </w:pPr>
            <w:r w:rsidDel="00000000" w:rsidR="00000000" w:rsidRPr="00000000">
              <w:rPr>
                <w:rtl w:val="0"/>
              </w:rPr>
            </w:r>
          </w:p>
          <w:p w:rsidR="00000000" w:rsidDel="00000000" w:rsidP="00000000" w:rsidRDefault="00000000" w:rsidRPr="00000000" w14:paraId="00000718">
            <w:pPr>
              <w:rPr/>
            </w:pPr>
            <w:r w:rsidDel="00000000" w:rsidR="00000000" w:rsidRPr="00000000">
              <w:rPr>
                <w:b w:val="1"/>
                <w:rtl w:val="0"/>
              </w:rPr>
              <w:t xml:space="preserve">Data reporting/presentation</w:t>
            </w:r>
            <w:r w:rsidDel="00000000" w:rsidR="00000000" w:rsidRPr="00000000">
              <w:rPr>
                <w:rtl w:val="0"/>
              </w:rPr>
              <w:t xml:space="preserve">: The Practera data structure is complex. A data extraction function was developed to simplify the data structure, allowing key matrices to be calculated and presented in a simplified manner.</w:t>
            </w:r>
          </w:p>
        </w:tc>
      </w:tr>
      <w:tr>
        <w:trPr>
          <w:cantSplit w:val="0"/>
          <w:trHeight w:val="20" w:hRule="atLeast"/>
          <w:tblHeader w:val="0"/>
        </w:trPr>
        <w:tc>
          <w:tcPr>
            <w:gridSpan w:val="9"/>
            <w:tcBorders>
              <w:top w:color="000000" w:space="0" w:sz="0" w:val="nil"/>
              <w:bottom w:color="000000" w:space="0" w:sz="0" w:val="nil"/>
            </w:tcBorders>
            <w:shd w:fill="auto" w:val="clear"/>
            <w:vAlign w:val="center"/>
          </w:tcPr>
          <w:p w:rsidR="00000000" w:rsidDel="00000000" w:rsidP="00000000" w:rsidRDefault="00000000" w:rsidRPr="00000000" w14:paraId="00000721">
            <w:pPr>
              <w:keepNext w:val="1"/>
              <w:widowControl w:val="1"/>
              <w:pBdr>
                <w:top w:space="0" w:sz="0" w:val="nil"/>
                <w:left w:space="0" w:sz="0" w:val="nil"/>
                <w:bottom w:space="0" w:sz="0" w:val="nil"/>
                <w:right w:space="0" w:sz="0" w:val="nil"/>
                <w:between w:space="0" w:sz="0" w:val="nil"/>
              </w:pBdr>
              <w:jc w:val="center"/>
              <w:rPr>
                <w:i w:val="1"/>
                <w:color w:val="747480"/>
                <w:sz w:val="16"/>
                <w:szCs w:val="16"/>
              </w:rPr>
            </w:pPr>
            <w:r w:rsidDel="00000000" w:rsidR="00000000" w:rsidRPr="00000000">
              <w:rPr>
                <w:i w:val="1"/>
                <w:color w:val="747480"/>
                <w:sz w:val="16"/>
                <w:szCs w:val="16"/>
                <w:rtl w:val="0"/>
              </w:rPr>
              <w:t xml:space="preserve">Additional response – not included in application</w:t>
            </w:r>
          </w:p>
        </w:tc>
      </w:tr>
      <w:tr>
        <w:trPr>
          <w:cantSplit w:val="0"/>
          <w:trHeight w:val="20" w:hRule="atLeast"/>
          <w:tblHeader w:val="0"/>
        </w:trPr>
        <w:tc>
          <w:tcPr>
            <w:gridSpan w:val="9"/>
            <w:tcBorders>
              <w:top w:color="000000" w:space="0" w:sz="0" w:val="nil"/>
            </w:tcBorders>
          </w:tcPr>
          <w:p w:rsidR="00000000" w:rsidDel="00000000" w:rsidP="00000000" w:rsidRDefault="00000000" w:rsidRPr="00000000" w14:paraId="0000072A">
            <w:pPr>
              <w:rPr/>
            </w:pPr>
            <w:r w:rsidDel="00000000" w:rsidR="00000000" w:rsidRPr="00000000">
              <w:rPr>
                <w:rtl w:val="0"/>
              </w:rPr>
            </w:r>
          </w:p>
        </w:tc>
      </w:tr>
      <w:tr>
        <w:trPr>
          <w:cantSplit w:val="0"/>
          <w:trHeight w:val="20" w:hRule="atLeast"/>
          <w:tblHeader w:val="0"/>
        </w:trPr>
        <w:tc>
          <w:tcPr>
            <w:gridSpan w:val="9"/>
            <w:shd w:fill="c4c4cd" w:val="clear"/>
            <w:vAlign w:val="bottom"/>
          </w:tcPr>
          <w:p w:rsidR="00000000" w:rsidDel="00000000" w:rsidP="00000000" w:rsidRDefault="00000000" w:rsidRPr="00000000" w14:paraId="00000733">
            <w:pPr>
              <w:keepNext w:val="1"/>
              <w:widowControl w:val="1"/>
              <w:pBdr>
                <w:top w:space="0" w:sz="0" w:val="nil"/>
                <w:left w:space="0" w:sz="0" w:val="nil"/>
                <w:bottom w:space="0" w:sz="0" w:val="nil"/>
                <w:right w:space="0" w:sz="0" w:val="nil"/>
                <w:between w:space="0" w:sz="0" w:val="nil"/>
              </w:pBdr>
              <w:rPr>
                <w:b w:val="1"/>
                <w:color w:val="000000"/>
                <w:sz w:val="16"/>
                <w:szCs w:val="16"/>
              </w:rPr>
            </w:pPr>
            <w:r w:rsidDel="00000000" w:rsidR="00000000" w:rsidRPr="00000000">
              <w:rPr>
                <w:b w:val="1"/>
                <w:color w:val="000000"/>
                <w:sz w:val="16"/>
                <w:szCs w:val="16"/>
                <w:rtl w:val="0"/>
              </w:rPr>
              <w:t xml:space="preserve">Which core activities are supported by this supporting activity?</w:t>
            </w:r>
          </w:p>
        </w:tc>
      </w:tr>
      <w:tr>
        <w:trPr>
          <w:cantSplit w:val="0"/>
          <w:trHeight w:val="20" w:hRule="atLeast"/>
          <w:tblHeader w:val="0"/>
        </w:trPr>
        <w:tc>
          <w:tcPr>
            <w:gridSpan w:val="9"/>
          </w:tcPr>
          <w:p w:rsidR="00000000" w:rsidDel="00000000" w:rsidP="00000000" w:rsidRDefault="00000000" w:rsidRPr="00000000" w14:paraId="0000073C">
            <w:pPr>
              <w:numPr>
                <w:ilvl w:val="1"/>
                <w:numId w:val="17"/>
              </w:numPr>
              <w:pBdr>
                <w:top w:space="0" w:sz="0" w:val="nil"/>
                <w:left w:space="0" w:sz="0" w:val="nil"/>
                <w:bottom w:space="0" w:sz="0" w:val="nil"/>
                <w:right w:space="0" w:sz="0" w:val="nil"/>
                <w:between w:space="0" w:sz="0" w:val="nil"/>
              </w:pBdr>
              <w:tabs>
                <w:tab w:val="right" w:leader="none" w:pos="9356"/>
              </w:tabs>
              <w:ind w:left="360" w:hanging="360"/>
              <w:jc w:val="both"/>
              <w:rPr/>
            </w:pPr>
            <w:r w:rsidDel="00000000" w:rsidR="00000000" w:rsidRPr="00000000">
              <w:rPr>
                <w:color w:val="000000"/>
                <w:rtl w:val="0"/>
              </w:rPr>
              <w:t xml:space="preserve">Core 1 – Design and Development of Data Analytics and Machine Learning System for Quantifiable Skills Development Through Experiential Learning</w:t>
            </w:r>
            <w:r w:rsidDel="00000000" w:rsidR="00000000" w:rsidRPr="00000000">
              <w:rPr>
                <w:rtl w:val="0"/>
              </w:rPr>
            </w:r>
          </w:p>
          <w:p w:rsidR="00000000" w:rsidDel="00000000" w:rsidP="00000000" w:rsidRDefault="00000000" w:rsidRPr="00000000" w14:paraId="0000073D">
            <w:pPr>
              <w:numPr>
                <w:ilvl w:val="1"/>
                <w:numId w:val="17"/>
              </w:numPr>
              <w:pBdr>
                <w:top w:space="0" w:sz="0" w:val="nil"/>
                <w:left w:space="0" w:sz="0" w:val="nil"/>
                <w:bottom w:space="0" w:sz="0" w:val="nil"/>
                <w:right w:space="0" w:sz="0" w:val="nil"/>
                <w:between w:space="0" w:sz="0" w:val="nil"/>
              </w:pBdr>
              <w:tabs>
                <w:tab w:val="right" w:leader="none" w:pos="9356"/>
              </w:tabs>
              <w:ind w:left="360" w:hanging="360"/>
              <w:jc w:val="both"/>
              <w:rPr/>
            </w:pPr>
            <w:r w:rsidDel="00000000" w:rsidR="00000000" w:rsidRPr="00000000">
              <w:rPr>
                <w:color w:val="000000"/>
                <w:rtl w:val="0"/>
              </w:rPr>
              <w:t xml:space="preserve">Core 2 - Design and development of strategies for integrating Generative Artificial Intelligence to provide feedback for enhanced experiential learning</w:t>
            </w:r>
            <w:r w:rsidDel="00000000" w:rsidR="00000000" w:rsidRPr="00000000">
              <w:rPr>
                <w:rtl w:val="0"/>
              </w:rPr>
            </w:r>
          </w:p>
        </w:tc>
      </w:tr>
      <w:tr>
        <w:trPr>
          <w:cantSplit w:val="0"/>
          <w:trHeight w:val="20" w:hRule="atLeast"/>
          <w:tblHeader w:val="0"/>
        </w:trPr>
        <w:tc>
          <w:tcPr>
            <w:gridSpan w:val="4"/>
            <w:tcBorders>
              <w:bottom w:color="000000" w:space="0" w:sz="0" w:val="nil"/>
              <w:right w:color="000000" w:space="0" w:sz="0" w:val="nil"/>
            </w:tcBorders>
            <w:shd w:fill="c4c4cd" w:val="clear"/>
            <w:vAlign w:val="bottom"/>
          </w:tcPr>
          <w:p w:rsidR="00000000" w:rsidDel="00000000" w:rsidP="00000000" w:rsidRDefault="00000000" w:rsidRPr="00000000" w14:paraId="00000746">
            <w:pPr>
              <w:keepNext w:val="1"/>
              <w:widowControl w:val="1"/>
              <w:pBdr>
                <w:top w:space="0" w:sz="0" w:val="nil"/>
                <w:left w:space="0" w:sz="0" w:val="nil"/>
                <w:bottom w:space="0" w:sz="0" w:val="nil"/>
                <w:right w:space="0" w:sz="0" w:val="nil"/>
                <w:between w:space="0" w:sz="0" w:val="nil"/>
              </w:pBdr>
              <w:rPr>
                <w:b w:val="1"/>
                <w:color w:val="000000"/>
                <w:sz w:val="16"/>
                <w:szCs w:val="16"/>
              </w:rPr>
            </w:pPr>
            <w:r w:rsidDel="00000000" w:rsidR="00000000" w:rsidRPr="00000000">
              <w:rPr>
                <w:b w:val="1"/>
                <w:color w:val="000000"/>
                <w:sz w:val="16"/>
                <w:szCs w:val="16"/>
                <w:rtl w:val="0"/>
              </w:rPr>
              <w:t xml:space="preserve">How did this activity directly support the core activities?</w:t>
            </w:r>
          </w:p>
        </w:tc>
        <w:tc>
          <w:tcPr>
            <w:gridSpan w:val="5"/>
            <w:tcBorders>
              <w:left w:color="000000" w:space="0" w:sz="0" w:val="nil"/>
              <w:bottom w:color="000000" w:space="0" w:sz="0" w:val="nil"/>
            </w:tcBorders>
            <w:shd w:fill="c4c4cd" w:val="clear"/>
          </w:tcPr>
          <w:p w:rsidR="00000000" w:rsidDel="00000000" w:rsidP="00000000" w:rsidRDefault="00000000" w:rsidRPr="00000000" w14:paraId="0000074A">
            <w:pPr>
              <w:widowControl w:val="1"/>
              <w:pBdr>
                <w:top w:space="0" w:sz="0" w:val="nil"/>
                <w:left w:space="0" w:sz="0" w:val="nil"/>
                <w:bottom w:space="0" w:sz="0" w:val="nil"/>
                <w:right w:space="0" w:sz="0" w:val="nil"/>
                <w:between w:space="0" w:sz="0" w:val="nil"/>
              </w:pBdr>
              <w:jc w:val="right"/>
              <w:rPr>
                <w:i w:val="1"/>
                <w:color w:val="000000"/>
                <w:sz w:val="14"/>
                <w:szCs w:val="14"/>
              </w:rPr>
            </w:pPr>
            <w:r w:rsidDel="00000000" w:rsidR="00000000" w:rsidRPr="00000000">
              <w:rPr>
                <w:i w:val="1"/>
                <w:color w:val="000000"/>
                <w:sz w:val="14"/>
                <w:szCs w:val="14"/>
                <w:rtl w:val="0"/>
              </w:rPr>
              <w:t xml:space="preserve">1,000-character limit</w:t>
            </w:r>
          </w:p>
        </w:tc>
      </w:tr>
      <w:tr>
        <w:trPr>
          <w:cantSplit w:val="0"/>
          <w:trHeight w:val="20" w:hRule="atLeast"/>
          <w:tblHeader w:val="0"/>
        </w:trPr>
        <w:tc>
          <w:tcPr>
            <w:gridSpan w:val="9"/>
            <w:tcBorders>
              <w:bottom w:color="000000" w:space="0" w:sz="0" w:val="nil"/>
            </w:tcBorders>
          </w:tcPr>
          <w:p w:rsidR="00000000" w:rsidDel="00000000" w:rsidP="00000000" w:rsidRDefault="00000000" w:rsidRPr="00000000" w14:paraId="0000074F">
            <w:pPr>
              <w:rPr/>
            </w:pPr>
            <w:r w:rsidDel="00000000" w:rsidR="00000000" w:rsidRPr="00000000">
              <w:rPr>
                <w:rtl w:val="0"/>
              </w:rPr>
              <w:t xml:space="preserve">Data processing and input selection are important first steps before any possible research or modelling. Practera undertook extensive work to collect appropriate data, map data attributes, features and other metadata, and determine the most appropriate statistical and data pre-processing techniques to generate high-quality input data and define useful metrics for their reporting and research. In order to obtain learnings from the data and analyses performed, the results have to be presented in an understandable and meaningful manner, requiring Practera to develop a new extraction function</w:t>
            </w:r>
          </w:p>
        </w:tc>
      </w:tr>
      <w:tr>
        <w:trPr>
          <w:cantSplit w:val="0"/>
          <w:trHeight w:val="20" w:hRule="atLeast"/>
          <w:tblHeader w:val="0"/>
        </w:trPr>
        <w:tc>
          <w:tcPr>
            <w:gridSpan w:val="9"/>
            <w:tcBorders>
              <w:top w:color="000000" w:space="0" w:sz="0" w:val="nil"/>
              <w:bottom w:color="000000" w:space="0" w:sz="0" w:val="nil"/>
            </w:tcBorders>
            <w:shd w:fill="auto" w:val="clear"/>
            <w:vAlign w:val="center"/>
          </w:tcPr>
          <w:p w:rsidR="00000000" w:rsidDel="00000000" w:rsidP="00000000" w:rsidRDefault="00000000" w:rsidRPr="00000000" w14:paraId="00000758">
            <w:pPr>
              <w:pStyle w:val="Heading6"/>
              <w:rPr/>
            </w:pPr>
            <w:r w:rsidDel="00000000" w:rsidR="00000000" w:rsidRPr="00000000">
              <w:rPr>
                <w:rtl w:val="0"/>
              </w:rPr>
              <w:t xml:space="preserve">Additional response – not included in application</w:t>
            </w:r>
          </w:p>
        </w:tc>
      </w:tr>
      <w:tr>
        <w:trPr>
          <w:cantSplit w:val="0"/>
          <w:trHeight w:val="20" w:hRule="atLeast"/>
          <w:tblHeader w:val="0"/>
        </w:trPr>
        <w:tc>
          <w:tcPr>
            <w:gridSpan w:val="9"/>
            <w:tcBorders>
              <w:top w:color="000000" w:space="0" w:sz="0" w:val="nil"/>
            </w:tcBorders>
          </w:tcPr>
          <w:p w:rsidR="00000000" w:rsidDel="00000000" w:rsidP="00000000" w:rsidRDefault="00000000" w:rsidRPr="00000000" w14:paraId="00000761">
            <w:pPr>
              <w:rPr/>
            </w:pPr>
            <w:r w:rsidDel="00000000" w:rsidR="00000000" w:rsidRPr="00000000">
              <w:rPr>
                <w:rtl w:val="0"/>
              </w:rPr>
            </w:r>
          </w:p>
        </w:tc>
      </w:tr>
      <w:tr>
        <w:trPr>
          <w:cantSplit w:val="0"/>
          <w:trHeight w:val="20" w:hRule="atLeast"/>
          <w:tblHeader w:val="0"/>
        </w:trPr>
        <w:tc>
          <w:tcPr>
            <w:gridSpan w:val="2"/>
            <w:shd w:fill="c4c4cd" w:val="clear"/>
          </w:tcPr>
          <w:p w:rsidR="00000000" w:rsidDel="00000000" w:rsidP="00000000" w:rsidRDefault="00000000" w:rsidRPr="00000000" w14:paraId="0000076A">
            <w:pPr>
              <w:widowControl w:val="1"/>
              <w:pBdr>
                <w:top w:space="0" w:sz="0" w:val="nil"/>
                <w:left w:space="0" w:sz="0" w:val="nil"/>
                <w:bottom w:space="0" w:sz="0" w:val="nil"/>
                <w:right w:space="0" w:sz="0" w:val="nil"/>
                <w:between w:space="0" w:sz="0" w:val="nil"/>
              </w:pBdr>
              <w:rPr>
                <w:b w:val="1"/>
                <w:color w:val="000000"/>
                <w:sz w:val="16"/>
                <w:szCs w:val="16"/>
              </w:rPr>
            </w:pPr>
            <w:r w:rsidDel="00000000" w:rsidR="00000000" w:rsidRPr="00000000">
              <w:rPr>
                <w:b w:val="1"/>
                <w:color w:val="000000"/>
                <w:sz w:val="16"/>
                <w:szCs w:val="16"/>
                <w:rtl w:val="0"/>
              </w:rPr>
              <w:t xml:space="preserve">When was this supporting activity conducted?</w:t>
            </w:r>
          </w:p>
        </w:tc>
        <w:tc>
          <w:tcPr>
            <w:gridSpan w:val="3"/>
            <w:tcBorders>
              <w:bottom w:color="7f7e82" w:space="0" w:sz="4" w:val="single"/>
              <w:right w:color="000000" w:space="0" w:sz="0" w:val="nil"/>
            </w:tcBorders>
            <w:vAlign w:val="center"/>
          </w:tcPr>
          <w:p w:rsidR="00000000" w:rsidDel="00000000" w:rsidP="00000000" w:rsidRDefault="00000000" w:rsidRPr="00000000" w14:paraId="0000076C">
            <w:pPr>
              <w:jc w:val="right"/>
              <w:rPr/>
            </w:pPr>
            <w:r w:rsidDel="00000000" w:rsidR="00000000" w:rsidRPr="00000000">
              <w:rPr>
                <w:rtl w:val="0"/>
              </w:rPr>
              <w:t xml:space="preserve">07/2019</w:t>
            </w:r>
          </w:p>
        </w:tc>
        <w:tc>
          <w:tcPr>
            <w:gridSpan w:val="2"/>
            <w:tcBorders>
              <w:left w:color="000000" w:space="0" w:sz="0" w:val="nil"/>
              <w:bottom w:color="7f7e82" w:space="0" w:sz="4" w:val="single"/>
              <w:right w:color="000000" w:space="0" w:sz="0" w:val="nil"/>
            </w:tcBorders>
            <w:tcMar>
              <w:left w:w="0.0" w:type="dxa"/>
              <w:right w:w="0.0" w:type="dxa"/>
            </w:tcMar>
            <w:vAlign w:val="center"/>
          </w:tcPr>
          <w:p w:rsidR="00000000" w:rsidDel="00000000" w:rsidP="00000000" w:rsidRDefault="00000000" w:rsidRPr="00000000" w14:paraId="0000076F">
            <w:pPr>
              <w:widowControl w:val="1"/>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rtl w:val="0"/>
              </w:rPr>
              <w:t xml:space="preserve">To</w:t>
            </w:r>
          </w:p>
        </w:tc>
        <w:tc>
          <w:tcPr>
            <w:gridSpan w:val="2"/>
            <w:tcBorders>
              <w:left w:color="000000" w:space="0" w:sz="0" w:val="nil"/>
              <w:bottom w:color="7f7e82" w:space="0" w:sz="4" w:val="single"/>
            </w:tcBorders>
            <w:vAlign w:val="center"/>
          </w:tcPr>
          <w:p w:rsidR="00000000" w:rsidDel="00000000" w:rsidP="00000000" w:rsidRDefault="00000000" w:rsidRPr="00000000" w14:paraId="00000771">
            <w:pPr>
              <w:rPr/>
            </w:pPr>
            <w:r w:rsidDel="00000000" w:rsidR="00000000" w:rsidRPr="00000000">
              <w:rPr>
                <w:rtl w:val="0"/>
              </w:rPr>
              <w:t xml:space="preserve">06/2025</w:t>
            </w:r>
          </w:p>
        </w:tc>
      </w:tr>
      <w:tr>
        <w:trPr>
          <w:cantSplit w:val="0"/>
          <w:trHeight w:val="20" w:hRule="atLeast"/>
          <w:tblHeader w:val="0"/>
        </w:trPr>
        <w:tc>
          <w:tcPr>
            <w:gridSpan w:val="2"/>
            <w:shd w:fill="c4c4cd" w:val="clear"/>
            <w:vAlign w:val="center"/>
          </w:tcPr>
          <w:p w:rsidR="00000000" w:rsidDel="00000000" w:rsidP="00000000" w:rsidRDefault="00000000" w:rsidRPr="00000000" w14:paraId="00000773">
            <w:pPr>
              <w:widowControl w:val="1"/>
              <w:pBdr>
                <w:top w:space="0" w:sz="0" w:val="nil"/>
                <w:left w:space="0" w:sz="0" w:val="nil"/>
                <w:bottom w:space="0" w:sz="0" w:val="nil"/>
                <w:right w:space="0" w:sz="0" w:val="nil"/>
                <w:between w:space="0" w:sz="0" w:val="nil"/>
              </w:pBdr>
              <w:rPr>
                <w:b w:val="1"/>
                <w:color w:val="000000"/>
                <w:sz w:val="16"/>
                <w:szCs w:val="16"/>
              </w:rPr>
            </w:pPr>
            <w:r w:rsidDel="00000000" w:rsidR="00000000" w:rsidRPr="00000000">
              <w:rPr>
                <w:b w:val="1"/>
                <w:color w:val="000000"/>
                <w:sz w:val="16"/>
                <w:szCs w:val="16"/>
                <w:rtl w:val="0"/>
              </w:rPr>
              <w:t xml:space="preserve">For the selected income period, what was the estimated expenditure for this supporting activity?</w:t>
            </w:r>
          </w:p>
        </w:tc>
        <w:tc>
          <w:tcPr>
            <w:shd w:fill="c4c4cd" w:val="clear"/>
            <w:vAlign w:val="center"/>
          </w:tcPr>
          <w:p w:rsidR="00000000" w:rsidDel="00000000" w:rsidP="00000000" w:rsidRDefault="00000000" w:rsidRPr="00000000" w14:paraId="00000775">
            <w:pPr>
              <w:widowControl w:val="1"/>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rtl w:val="0"/>
              </w:rPr>
              <w:t xml:space="preserve">AUD</w:t>
            </w:r>
          </w:p>
        </w:tc>
        <w:tc>
          <w:tcPr>
            <w:gridSpan w:val="5"/>
            <w:vAlign w:val="center"/>
          </w:tcPr>
          <w:p w:rsidR="00000000" w:rsidDel="00000000" w:rsidP="00000000" w:rsidRDefault="00000000" w:rsidRPr="00000000" w14:paraId="00000776">
            <w:pPr>
              <w:ind w:left="720" w:hanging="720"/>
              <w:jc w:val="right"/>
              <w:rPr/>
            </w:pPr>
            <w:r w:rsidDel="00000000" w:rsidR="00000000" w:rsidRPr="00000000">
              <w:rPr>
                <w:rtl w:val="0"/>
              </w:rPr>
              <w:t xml:space="preserve">TBC</w:t>
            </w:r>
          </w:p>
        </w:tc>
        <w:tc>
          <w:tcPr>
            <w:shd w:fill="c4c4cd" w:val="clear"/>
            <w:vAlign w:val="center"/>
          </w:tcPr>
          <w:p w:rsidR="00000000" w:rsidDel="00000000" w:rsidP="00000000" w:rsidRDefault="00000000" w:rsidRPr="00000000" w14:paraId="0000077B">
            <w:pPr>
              <w:widowControl w:val="1"/>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.00</w:t>
            </w:r>
          </w:p>
        </w:tc>
      </w:tr>
      <w:tr>
        <w:trPr>
          <w:cantSplit w:val="0"/>
          <w:trHeight w:val="20" w:hRule="atLeast"/>
          <w:tblHeader w:val="0"/>
        </w:trPr>
        <w:tc>
          <w:tcPr>
            <w:gridSpan w:val="6"/>
            <w:tcBorders>
              <w:top w:color="747480" w:space="0" w:sz="4" w:val="single"/>
              <w:left w:color="747480" w:space="0" w:sz="4" w:val="single"/>
              <w:bottom w:color="747480" w:space="0" w:sz="4" w:val="single"/>
              <w:right w:color="747480" w:space="0" w:sz="4" w:val="single"/>
            </w:tcBorders>
            <w:shd w:fill="c4c4cd" w:val="clear"/>
            <w:vAlign w:val="center"/>
          </w:tcPr>
          <w:p w:rsidR="00000000" w:rsidDel="00000000" w:rsidP="00000000" w:rsidRDefault="00000000" w:rsidRPr="00000000" w14:paraId="0000077C">
            <w:pPr>
              <w:widowControl w:val="1"/>
              <w:pBdr>
                <w:top w:space="0" w:sz="0" w:val="nil"/>
                <w:left w:space="0" w:sz="0" w:val="nil"/>
                <w:bottom w:space="0" w:sz="0" w:val="nil"/>
                <w:right w:space="0" w:sz="0" w:val="nil"/>
                <w:between w:space="0" w:sz="0" w:val="nil"/>
              </w:pBdr>
              <w:rPr>
                <w:b w:val="1"/>
                <w:color w:val="000000"/>
                <w:sz w:val="16"/>
                <w:szCs w:val="16"/>
              </w:rPr>
            </w:pPr>
            <w:r w:rsidDel="00000000" w:rsidR="00000000" w:rsidRPr="00000000">
              <w:rPr>
                <w:b w:val="1"/>
                <w:color w:val="000000"/>
                <w:sz w:val="16"/>
                <w:szCs w:val="16"/>
                <w:rtl w:val="0"/>
              </w:rPr>
              <w:t xml:space="preserve">Did this activity produce a good or a service, or is it directly related to producing a good or a service?</w:t>
            </w:r>
          </w:p>
        </w:tc>
        <w:tc>
          <w:tcPr>
            <w:gridSpan w:val="3"/>
            <w:tcBorders>
              <w:top w:color="747480" w:space="0" w:sz="4" w:val="single"/>
              <w:left w:color="747480" w:space="0" w:sz="4" w:val="single"/>
              <w:bottom w:color="747480" w:space="0" w:sz="4" w:val="single"/>
              <w:right w:color="747480" w:space="0" w:sz="4" w:val="single"/>
            </w:tcBorders>
            <w:shd w:fill="auto" w:val="clear"/>
            <w:vAlign w:val="center"/>
          </w:tcPr>
          <w:p w:rsidR="00000000" w:rsidDel="00000000" w:rsidP="00000000" w:rsidRDefault="00000000" w:rsidRPr="00000000" w14:paraId="00000782">
            <w:pPr>
              <w:jc w:val="center"/>
              <w:rPr/>
            </w:pPr>
            <w:r w:rsidDel="00000000" w:rsidR="00000000" w:rsidRPr="00000000">
              <w:rPr>
                <w:rtl w:val="0"/>
              </w:rPr>
              <w:t xml:space="preserve">No</w:t>
            </w:r>
          </w:p>
        </w:tc>
      </w:tr>
      <w:tr>
        <w:trPr>
          <w:cantSplit w:val="0"/>
          <w:trHeight w:val="20" w:hRule="atLeast"/>
          <w:tblHeader w:val="0"/>
        </w:trPr>
        <w:tc>
          <w:tcPr>
            <w:gridSpan w:val="6"/>
            <w:tcBorders>
              <w:top w:color="747480" w:space="0" w:sz="4" w:val="single"/>
              <w:left w:color="747480" w:space="0" w:sz="4" w:val="single"/>
              <w:bottom w:color="747480" w:space="0" w:sz="4" w:val="single"/>
              <w:right w:color="747480" w:space="0" w:sz="4" w:val="single"/>
            </w:tcBorders>
            <w:shd w:fill="c4c4cd" w:val="clear"/>
            <w:vAlign w:val="center"/>
          </w:tcPr>
          <w:p w:rsidR="00000000" w:rsidDel="00000000" w:rsidP="00000000" w:rsidRDefault="00000000" w:rsidRPr="00000000" w14:paraId="00000785">
            <w:pPr>
              <w:widowControl w:val="1"/>
              <w:pBdr>
                <w:top w:space="0" w:sz="0" w:val="nil"/>
                <w:left w:space="0" w:sz="0" w:val="nil"/>
                <w:bottom w:space="0" w:sz="0" w:val="nil"/>
                <w:right w:space="0" w:sz="0" w:val="nil"/>
                <w:between w:space="0" w:sz="0" w:val="nil"/>
              </w:pBdr>
              <w:rPr>
                <w:b w:val="1"/>
                <w:color w:val="000000"/>
                <w:sz w:val="16"/>
                <w:szCs w:val="16"/>
              </w:rPr>
            </w:pPr>
            <w:r w:rsidDel="00000000" w:rsidR="00000000" w:rsidRPr="00000000">
              <w:rPr>
                <w:b w:val="1"/>
                <w:color w:val="000000"/>
                <w:sz w:val="16"/>
                <w:szCs w:val="16"/>
                <w:rtl w:val="0"/>
              </w:rPr>
              <w:t xml:space="preserve">Did this activity fall into one of the categories that exclude it from being a core activity?</w:t>
            </w:r>
          </w:p>
        </w:tc>
        <w:tc>
          <w:tcPr>
            <w:gridSpan w:val="3"/>
            <w:tcBorders>
              <w:top w:color="747480" w:space="0" w:sz="4" w:val="single"/>
              <w:left w:color="747480" w:space="0" w:sz="4" w:val="single"/>
              <w:bottom w:color="747480" w:space="0" w:sz="4" w:val="single"/>
              <w:right w:color="747480" w:space="0" w:sz="4" w:val="single"/>
            </w:tcBorders>
            <w:shd w:fill="auto" w:val="clear"/>
            <w:vAlign w:val="center"/>
          </w:tcPr>
          <w:p w:rsidR="00000000" w:rsidDel="00000000" w:rsidP="00000000" w:rsidRDefault="00000000" w:rsidRPr="00000000" w14:paraId="0000078B">
            <w:pPr>
              <w:jc w:val="center"/>
              <w:rPr/>
            </w:pPr>
            <w:r w:rsidDel="00000000" w:rsidR="00000000" w:rsidRPr="00000000">
              <w:rPr>
                <w:rtl w:val="0"/>
              </w:rPr>
              <w:t xml:space="preserve">No</w:t>
            </w:r>
          </w:p>
        </w:tc>
      </w:tr>
      <w:tr>
        <w:trPr>
          <w:cantSplit w:val="0"/>
          <w:trHeight w:val="20" w:hRule="atLeast"/>
          <w:tblHeader w:val="0"/>
        </w:trPr>
        <w:tc>
          <w:tcPr>
            <w:gridSpan w:val="6"/>
            <w:tcBorders>
              <w:top w:color="747480" w:space="0" w:sz="4" w:val="single"/>
              <w:left w:color="747480" w:space="0" w:sz="4" w:val="single"/>
              <w:bottom w:color="747480" w:space="0" w:sz="4" w:val="single"/>
              <w:right w:color="747480" w:space="0" w:sz="4" w:val="single"/>
            </w:tcBorders>
            <w:shd w:fill="c4c4cd" w:val="clear"/>
            <w:vAlign w:val="center"/>
          </w:tcPr>
          <w:p w:rsidR="00000000" w:rsidDel="00000000" w:rsidP="00000000" w:rsidRDefault="00000000" w:rsidRPr="00000000" w14:paraId="0000078E">
            <w:pPr>
              <w:widowControl w:val="1"/>
              <w:pBdr>
                <w:top w:space="0" w:sz="0" w:val="nil"/>
                <w:left w:space="0" w:sz="0" w:val="nil"/>
                <w:bottom w:space="0" w:sz="0" w:val="nil"/>
                <w:right w:space="0" w:sz="0" w:val="nil"/>
                <w:between w:space="0" w:sz="0" w:val="nil"/>
              </w:pBdr>
              <w:rPr>
                <w:b w:val="1"/>
                <w:color w:val="000000"/>
                <w:sz w:val="16"/>
                <w:szCs w:val="16"/>
              </w:rPr>
            </w:pPr>
            <w:r w:rsidDel="00000000" w:rsidR="00000000" w:rsidRPr="00000000">
              <w:rPr>
                <w:b w:val="1"/>
                <w:color w:val="000000"/>
                <w:sz w:val="16"/>
                <w:szCs w:val="16"/>
                <w:rtl w:val="0"/>
              </w:rPr>
              <w:t xml:space="preserve">Was this activity undertaken for the dominant purpose of supporting the core activity?</w:t>
            </w:r>
          </w:p>
        </w:tc>
        <w:tc>
          <w:tcPr>
            <w:gridSpan w:val="3"/>
            <w:tcBorders>
              <w:top w:color="747480" w:space="0" w:sz="4" w:val="single"/>
              <w:left w:color="747480" w:space="0" w:sz="4" w:val="single"/>
              <w:bottom w:color="747480" w:space="0" w:sz="4" w:val="single"/>
              <w:right w:color="747480" w:space="0" w:sz="4" w:val="single"/>
            </w:tcBorders>
            <w:shd w:fill="auto" w:val="clear"/>
            <w:vAlign w:val="center"/>
          </w:tcPr>
          <w:p w:rsidR="00000000" w:rsidDel="00000000" w:rsidP="00000000" w:rsidRDefault="00000000" w:rsidRPr="00000000" w14:paraId="00000794">
            <w:pPr>
              <w:jc w:val="center"/>
              <w:rPr/>
            </w:pPr>
            <w:r w:rsidDel="00000000" w:rsidR="00000000" w:rsidRPr="00000000">
              <w:rPr>
                <w:rtl w:val="0"/>
              </w:rPr>
              <w:t xml:space="preserve">Not applicable</w:t>
            </w:r>
          </w:p>
        </w:tc>
      </w:tr>
    </w:tbl>
    <w:p w:rsidR="00000000" w:rsidDel="00000000" w:rsidP="00000000" w:rsidRDefault="00000000" w:rsidRPr="00000000" w14:paraId="00000797">
      <w:pPr>
        <w:spacing w:after="0" w:before="0" w:lineRule="auto"/>
        <w:rPr/>
      </w:pPr>
      <w:r w:rsidDel="00000000" w:rsidR="00000000" w:rsidRPr="00000000">
        <w:rPr>
          <w:rtl w:val="0"/>
        </w:rPr>
      </w:r>
    </w:p>
    <w:p w:rsidR="00000000" w:rsidDel="00000000" w:rsidP="00000000" w:rsidRDefault="00000000" w:rsidRPr="00000000" w14:paraId="00000798">
      <w:pPr>
        <w:pStyle w:val="Heading1"/>
        <w:spacing w:after="0" w:lineRule="auto"/>
        <w:rPr/>
      </w:pPr>
      <w:r w:rsidDel="00000000" w:rsidR="00000000" w:rsidRPr="00000000">
        <w:rPr>
          <w:rtl w:val="0"/>
        </w:rPr>
        <w:t xml:space="preserve">Supporting - System and feedback integration testing</w:t>
      </w:r>
    </w:p>
    <w:tbl>
      <w:tblPr>
        <w:tblStyle w:val="Table6"/>
        <w:tblW w:w="9016.0" w:type="dxa"/>
        <w:jc w:val="left"/>
        <w:tblBorders>
          <w:top w:color="747480" w:space="0" w:sz="4" w:val="single"/>
          <w:left w:color="747480" w:space="0" w:sz="4" w:val="single"/>
          <w:bottom w:color="747480" w:space="0" w:sz="4" w:val="single"/>
          <w:right w:color="747480" w:space="0" w:sz="4" w:val="single"/>
          <w:insideH w:color="747480" w:space="0" w:sz="4" w:val="single"/>
          <w:insideV w:color="747480" w:space="0" w:sz="4" w:val="single"/>
        </w:tblBorders>
        <w:tblLayout w:type="fixed"/>
        <w:tblLook w:val="0000"/>
      </w:tblPr>
      <w:tblGrid>
        <w:gridCol w:w="4674"/>
        <w:gridCol w:w="1569"/>
        <w:gridCol w:w="712"/>
        <w:gridCol w:w="269"/>
        <w:gridCol w:w="142"/>
        <w:gridCol w:w="263"/>
        <w:gridCol w:w="164"/>
        <w:gridCol w:w="586"/>
        <w:gridCol w:w="637"/>
        <w:tblGridChange w:id="0">
          <w:tblGrid>
            <w:gridCol w:w="4674"/>
            <w:gridCol w:w="1569"/>
            <w:gridCol w:w="712"/>
            <w:gridCol w:w="269"/>
            <w:gridCol w:w="142"/>
            <w:gridCol w:w="263"/>
            <w:gridCol w:w="164"/>
            <w:gridCol w:w="586"/>
            <w:gridCol w:w="637"/>
          </w:tblGrid>
        </w:tblGridChange>
      </w:tblGrid>
      <w:tr>
        <w:trPr>
          <w:cantSplit w:val="0"/>
          <w:trHeight w:val="20" w:hRule="atLeast"/>
          <w:tblHeader w:val="0"/>
        </w:trPr>
        <w:tc>
          <w:tcPr>
            <w:gridSpan w:val="6"/>
            <w:tcBorders>
              <w:top w:color="747480" w:space="0" w:sz="4" w:val="single"/>
              <w:left w:color="747480" w:space="0" w:sz="4" w:val="single"/>
              <w:bottom w:color="747480" w:space="0" w:sz="4" w:val="single"/>
              <w:right w:color="747480" w:space="0" w:sz="4" w:val="single"/>
            </w:tcBorders>
            <w:shd w:fill="c4c4cd" w:val="clear"/>
            <w:vAlign w:val="center"/>
          </w:tcPr>
          <w:p w:rsidR="00000000" w:rsidDel="00000000" w:rsidP="00000000" w:rsidRDefault="00000000" w:rsidRPr="00000000" w14:paraId="00000799">
            <w:pPr>
              <w:widowControl w:val="1"/>
              <w:pBdr>
                <w:top w:space="0" w:sz="0" w:val="nil"/>
                <w:left w:space="0" w:sz="0" w:val="nil"/>
                <w:bottom w:space="0" w:sz="0" w:val="nil"/>
                <w:right w:space="0" w:sz="0" w:val="nil"/>
                <w:between w:space="0" w:sz="0" w:val="nil"/>
              </w:pBdr>
              <w:rPr>
                <w:b w:val="1"/>
                <w:color w:val="000000"/>
                <w:sz w:val="16"/>
                <w:szCs w:val="16"/>
              </w:rPr>
            </w:pPr>
            <w:r w:rsidDel="00000000" w:rsidR="00000000" w:rsidRPr="00000000">
              <w:rPr>
                <w:b w:val="1"/>
                <w:color w:val="000000"/>
                <w:sz w:val="16"/>
                <w:szCs w:val="16"/>
                <w:rtl w:val="0"/>
              </w:rPr>
              <w:t xml:space="preserve">Name for this supporting activity</w:t>
            </w:r>
          </w:p>
        </w:tc>
        <w:tc>
          <w:tcPr>
            <w:gridSpan w:val="3"/>
            <w:tcBorders>
              <w:top w:color="747480" w:space="0" w:sz="4" w:val="single"/>
              <w:left w:color="747480" w:space="0" w:sz="4" w:val="single"/>
              <w:bottom w:color="747480" w:space="0" w:sz="4" w:val="single"/>
              <w:right w:color="747480" w:space="0" w:sz="4" w:val="single"/>
            </w:tcBorders>
            <w:shd w:fill="auto" w:val="clear"/>
            <w:vAlign w:val="center"/>
          </w:tcPr>
          <w:p w:rsidR="00000000" w:rsidDel="00000000" w:rsidP="00000000" w:rsidRDefault="00000000" w:rsidRPr="00000000" w14:paraId="0000079F">
            <w:pPr>
              <w:jc w:val="center"/>
              <w:rPr/>
            </w:pPr>
            <w:r w:rsidDel="00000000" w:rsidR="00000000" w:rsidRPr="00000000">
              <w:rPr>
                <w:rtl w:val="0"/>
              </w:rPr>
            </w:r>
          </w:p>
        </w:tc>
      </w:tr>
      <w:tr>
        <w:trPr>
          <w:cantSplit w:val="0"/>
          <w:trHeight w:val="20" w:hRule="atLeast"/>
          <w:tblHeader w:val="0"/>
        </w:trPr>
        <w:tc>
          <w:tcPr>
            <w:gridSpan w:val="9"/>
            <w:tcBorders>
              <w:top w:color="7f7e82" w:space="0" w:sz="4" w:val="single"/>
              <w:left w:color="7f7e82" w:space="0" w:sz="4" w:val="single"/>
              <w:bottom w:color="7f7e82" w:space="0" w:sz="4" w:val="single"/>
              <w:right w:color="7f7e82" w:space="0" w:sz="4" w:val="single"/>
            </w:tcBorders>
          </w:tcPr>
          <w:p w:rsidR="00000000" w:rsidDel="00000000" w:rsidP="00000000" w:rsidRDefault="00000000" w:rsidRPr="00000000" w14:paraId="000007A2">
            <w:pPr>
              <w:rPr/>
            </w:pPr>
            <w:r w:rsidDel="00000000" w:rsidR="00000000" w:rsidRPr="00000000">
              <w:rPr>
                <w:rtl w:val="0"/>
              </w:rPr>
              <w:t xml:space="preserve">System and feedback integration testing</w:t>
            </w:r>
          </w:p>
        </w:tc>
      </w:tr>
      <w:tr>
        <w:trPr>
          <w:cantSplit w:val="0"/>
          <w:trHeight w:val="738" w:hRule="atLeast"/>
          <w:tblHeader w:val="0"/>
        </w:trPr>
        <w:tc>
          <w:tcPr>
            <w:tcBorders>
              <w:top w:color="7f7e82" w:space="0" w:sz="4" w:val="single"/>
              <w:left w:color="7f7e82" w:space="0" w:sz="4" w:val="single"/>
              <w:bottom w:color="000000" w:space="0" w:sz="0" w:val="nil"/>
              <w:right w:color="7f7e82" w:space="0" w:sz="4" w:val="single"/>
            </w:tcBorders>
            <w:shd w:fill="c4c4cd" w:val="clear"/>
          </w:tcPr>
          <w:p w:rsidR="00000000" w:rsidDel="00000000" w:rsidP="00000000" w:rsidRDefault="00000000" w:rsidRPr="00000000" w14:paraId="000007AB">
            <w:pPr>
              <w:widowControl w:val="1"/>
              <w:pBdr>
                <w:top w:space="0" w:sz="0" w:val="nil"/>
                <w:left w:space="0" w:sz="0" w:val="nil"/>
                <w:bottom w:space="0" w:sz="0" w:val="nil"/>
                <w:right w:space="0" w:sz="0" w:val="nil"/>
                <w:between w:space="0" w:sz="0" w:val="nil"/>
              </w:pBdr>
              <w:rPr>
                <w:b w:val="1"/>
                <w:color w:val="000000"/>
                <w:sz w:val="16"/>
                <w:szCs w:val="16"/>
              </w:rPr>
            </w:pPr>
            <w:r w:rsidDel="00000000" w:rsidR="00000000" w:rsidRPr="00000000">
              <w:rPr>
                <w:b w:val="1"/>
                <w:color w:val="000000"/>
                <w:sz w:val="16"/>
                <w:szCs w:val="16"/>
                <w:rtl w:val="0"/>
              </w:rPr>
              <w:t xml:space="preserve">Was some or all of this activity conducted by a Research Service Provider (RSP) or Cooperative Research Centre (CRC)?</w:t>
            </w:r>
          </w:p>
        </w:tc>
        <w:tc>
          <w:tcPr>
            <w:gridSpan w:val="8"/>
            <w:tcBorders>
              <w:top w:color="7f7e82" w:space="0" w:sz="4" w:val="single"/>
              <w:left w:color="7f7e82" w:space="0" w:sz="4" w:val="single"/>
              <w:bottom w:color="000000" w:space="0" w:sz="0" w:val="nil"/>
              <w:right w:color="7f7e82" w:space="0" w:sz="4" w:val="single"/>
            </w:tcBorders>
            <w:shd w:fill="auto" w:val="clear"/>
            <w:vAlign w:val="center"/>
          </w:tcPr>
          <w:p w:rsidR="00000000" w:rsidDel="00000000" w:rsidP="00000000" w:rsidRDefault="00000000" w:rsidRPr="00000000" w14:paraId="000007AC">
            <w:pPr>
              <w:widowControl w:val="1"/>
              <w:pBdr>
                <w:top w:space="0" w:sz="0" w:val="nil"/>
                <w:left w:space="0" w:sz="0" w:val="nil"/>
                <w:bottom w:space="0" w:sz="0" w:val="nil"/>
                <w:right w:space="0" w:sz="0" w:val="nil"/>
                <w:between w:space="0" w:sz="0" w:val="nil"/>
              </w:pBdr>
              <w:rPr>
                <w:color w:val="000000"/>
                <w:sz w:val="16"/>
                <w:szCs w:val="16"/>
              </w:rPr>
            </w:pPr>
            <w:r w:rsidDel="00000000" w:rsidR="00000000" w:rsidRPr="00000000">
              <w:rPr>
                <w:color w:val="000000"/>
                <w:sz w:val="16"/>
                <w:szCs w:val="16"/>
                <w:rtl w:val="0"/>
              </w:rPr>
              <w:t xml:space="preserve">Please choose…</w:t>
            </w:r>
          </w:p>
        </w:tc>
      </w:tr>
      <w:tr>
        <w:trPr>
          <w:cantSplit w:val="0"/>
          <w:trHeight w:val="565" w:hRule="atLeast"/>
          <w:tblHeader w:val="0"/>
        </w:trPr>
        <w:tc>
          <w:tcPr>
            <w:tcBorders>
              <w:top w:color="7f7e82" w:space="0" w:sz="4" w:val="single"/>
              <w:left w:color="7f7e82" w:space="0" w:sz="4" w:val="single"/>
              <w:bottom w:color="000000" w:space="0" w:sz="0" w:val="nil"/>
              <w:right w:color="7f7e82" w:space="0" w:sz="4" w:val="single"/>
            </w:tcBorders>
            <w:shd w:fill="c4c4cd" w:val="clear"/>
          </w:tcPr>
          <w:p w:rsidR="00000000" w:rsidDel="00000000" w:rsidP="00000000" w:rsidRDefault="00000000" w:rsidRPr="00000000" w14:paraId="000007B4">
            <w:pPr>
              <w:widowControl w:val="1"/>
              <w:pBdr>
                <w:top w:space="0" w:sz="0" w:val="nil"/>
                <w:left w:space="0" w:sz="0" w:val="nil"/>
                <w:bottom w:space="0" w:sz="0" w:val="nil"/>
                <w:right w:space="0" w:sz="0" w:val="nil"/>
                <w:between w:space="0" w:sz="0" w:val="nil"/>
              </w:pBdr>
              <w:rPr>
                <w:b w:val="1"/>
                <w:color w:val="000000"/>
                <w:sz w:val="16"/>
                <w:szCs w:val="16"/>
              </w:rPr>
            </w:pPr>
            <w:r w:rsidDel="00000000" w:rsidR="00000000" w:rsidRPr="00000000">
              <w:rPr>
                <w:b w:val="1"/>
                <w:color w:val="000000"/>
                <w:sz w:val="16"/>
                <w:szCs w:val="16"/>
                <w:rtl w:val="0"/>
              </w:rPr>
              <w:t xml:space="preserve">Which Research Service Provider conducted some or all of this activity?</w:t>
            </w:r>
          </w:p>
        </w:tc>
        <w:tc>
          <w:tcPr>
            <w:gridSpan w:val="8"/>
            <w:tcBorders>
              <w:top w:color="7f7e82" w:space="0" w:sz="4" w:val="single"/>
              <w:left w:color="7f7e82" w:space="0" w:sz="4" w:val="single"/>
              <w:bottom w:color="000000" w:space="0" w:sz="0" w:val="nil"/>
              <w:right w:color="7f7e82" w:space="0" w:sz="4" w:val="single"/>
            </w:tcBorders>
            <w:shd w:fill="auto" w:val="clear"/>
            <w:vAlign w:val="center"/>
          </w:tcPr>
          <w:p w:rsidR="00000000" w:rsidDel="00000000" w:rsidP="00000000" w:rsidRDefault="00000000" w:rsidRPr="00000000" w14:paraId="000007B5">
            <w:pPr>
              <w:widowControl w:val="1"/>
              <w:pBdr>
                <w:top w:space="0" w:sz="0" w:val="nil"/>
                <w:left w:space="0" w:sz="0" w:val="nil"/>
                <w:bottom w:space="0" w:sz="0" w:val="nil"/>
                <w:right w:space="0" w:sz="0" w:val="nil"/>
                <w:between w:space="0" w:sz="0" w:val="nil"/>
              </w:pBdr>
              <w:rPr>
                <w:color w:val="000000"/>
              </w:rPr>
            </w:pPr>
            <w:r w:rsidDel="00000000" w:rsidR="00000000" w:rsidRPr="00000000">
              <w:rPr>
                <w:color w:val="000000"/>
                <w:sz w:val="16"/>
                <w:szCs w:val="16"/>
                <w:rtl w:val="0"/>
              </w:rPr>
              <w:t xml:space="preserve">Please choose...</w:t>
            </w:r>
            <w:r w:rsidDel="00000000" w:rsidR="00000000" w:rsidRPr="00000000">
              <w:rPr>
                <w:rtl w:val="0"/>
              </w:rPr>
            </w:r>
          </w:p>
        </w:tc>
      </w:tr>
      <w:tr>
        <w:trPr>
          <w:cantSplit w:val="0"/>
          <w:trHeight w:val="20" w:hRule="atLeast"/>
          <w:tblHeader w:val="0"/>
        </w:trPr>
        <w:tc>
          <w:tcPr>
            <w:gridSpan w:val="9"/>
            <w:tcBorders>
              <w:top w:color="7f7e82" w:space="0" w:sz="4" w:val="single"/>
              <w:left w:color="7f7e82" w:space="0" w:sz="4" w:val="single"/>
              <w:bottom w:color="000000" w:space="0" w:sz="0" w:val="nil"/>
              <w:right w:color="7f7e82" w:space="0" w:sz="4" w:val="single"/>
            </w:tcBorders>
            <w:shd w:fill="c4c4cd" w:val="clear"/>
          </w:tcPr>
          <w:p w:rsidR="00000000" w:rsidDel="00000000" w:rsidP="00000000" w:rsidRDefault="00000000" w:rsidRPr="00000000" w14:paraId="000007BD">
            <w:pPr>
              <w:widowControl w:val="1"/>
              <w:pBdr>
                <w:top w:space="0" w:sz="0" w:val="nil"/>
                <w:left w:space="0" w:sz="0" w:val="nil"/>
                <w:bottom w:space="0" w:sz="0" w:val="nil"/>
                <w:right w:space="0" w:sz="0" w:val="nil"/>
                <w:between w:space="0" w:sz="0" w:val="nil"/>
              </w:pBdr>
              <w:rPr>
                <w:b w:val="1"/>
                <w:color w:val="000000"/>
                <w:sz w:val="14"/>
                <w:szCs w:val="14"/>
              </w:rPr>
            </w:pPr>
            <w:r w:rsidDel="00000000" w:rsidR="00000000" w:rsidRPr="00000000">
              <w:rPr>
                <w:b w:val="1"/>
                <w:color w:val="000000"/>
                <w:sz w:val="16"/>
                <w:szCs w:val="16"/>
                <w:rtl w:val="0"/>
              </w:rPr>
              <w:t xml:space="preserve">A brief description of the services provided by the Research Service Provider</w:t>
            </w:r>
            <w:r w:rsidDel="00000000" w:rsidR="00000000" w:rsidRPr="00000000">
              <w:rPr>
                <w:rtl w:val="0"/>
              </w:rPr>
            </w:r>
          </w:p>
        </w:tc>
      </w:tr>
      <w:tr>
        <w:trPr>
          <w:cantSplit w:val="0"/>
          <w:trHeight w:val="20" w:hRule="atLeast"/>
          <w:tblHeader w:val="0"/>
        </w:trPr>
        <w:tc>
          <w:tcPr>
            <w:gridSpan w:val="9"/>
            <w:tcBorders>
              <w:top w:color="7f7e82" w:space="0" w:sz="4" w:val="single"/>
              <w:left w:color="7f7e82" w:space="0" w:sz="4" w:val="single"/>
              <w:bottom w:color="000000" w:space="0" w:sz="0" w:val="nil"/>
              <w:right w:color="7f7e82" w:space="0" w:sz="4" w:val="single"/>
            </w:tcBorders>
            <w:shd w:fill="auto" w:val="clear"/>
          </w:tcPr>
          <w:p w:rsidR="00000000" w:rsidDel="00000000" w:rsidP="00000000" w:rsidRDefault="00000000" w:rsidRPr="00000000" w14:paraId="000007C6">
            <w:pPr>
              <w:widowControl w:val="1"/>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rHeight w:val="20" w:hRule="atLeast"/>
          <w:tblHeader w:val="0"/>
        </w:trPr>
        <w:tc>
          <w:tcPr>
            <w:gridSpan w:val="4"/>
            <w:tcBorders>
              <w:top w:color="7f7e82" w:space="0" w:sz="4" w:val="single"/>
              <w:left w:color="7f7e82" w:space="0" w:sz="4" w:val="single"/>
              <w:bottom w:color="000000" w:space="0" w:sz="0" w:val="nil"/>
              <w:right w:color="000000" w:space="0" w:sz="0" w:val="nil"/>
            </w:tcBorders>
            <w:shd w:fill="c4c4cd" w:val="clear"/>
            <w:vAlign w:val="bottom"/>
          </w:tcPr>
          <w:p w:rsidR="00000000" w:rsidDel="00000000" w:rsidP="00000000" w:rsidRDefault="00000000" w:rsidRPr="00000000" w14:paraId="000007CF">
            <w:pPr>
              <w:keepNext w:val="1"/>
              <w:widowControl w:val="1"/>
              <w:pBdr>
                <w:top w:space="0" w:sz="0" w:val="nil"/>
                <w:left w:space="0" w:sz="0" w:val="nil"/>
                <w:bottom w:space="0" w:sz="0" w:val="nil"/>
                <w:right w:space="0" w:sz="0" w:val="nil"/>
                <w:between w:space="0" w:sz="0" w:val="nil"/>
              </w:pBdr>
              <w:rPr>
                <w:b w:val="1"/>
                <w:color w:val="000000"/>
                <w:sz w:val="16"/>
                <w:szCs w:val="16"/>
              </w:rPr>
            </w:pPr>
            <w:r w:rsidDel="00000000" w:rsidR="00000000" w:rsidRPr="00000000">
              <w:rPr>
                <w:b w:val="1"/>
                <w:color w:val="000000"/>
                <w:sz w:val="16"/>
                <w:szCs w:val="16"/>
                <w:rtl w:val="0"/>
              </w:rPr>
              <w:t xml:space="preserve">Briefly describe this supporting activity</w:t>
            </w:r>
          </w:p>
        </w:tc>
        <w:tc>
          <w:tcPr>
            <w:gridSpan w:val="5"/>
            <w:tcBorders>
              <w:top w:color="7f7e82" w:space="0" w:sz="4" w:val="single"/>
              <w:left w:color="000000" w:space="0" w:sz="0" w:val="nil"/>
              <w:bottom w:color="000000" w:space="0" w:sz="0" w:val="nil"/>
              <w:right w:color="7f7e82" w:space="0" w:sz="4" w:val="single"/>
            </w:tcBorders>
            <w:shd w:fill="c4c4cd" w:val="clear"/>
          </w:tcPr>
          <w:p w:rsidR="00000000" w:rsidDel="00000000" w:rsidP="00000000" w:rsidRDefault="00000000" w:rsidRPr="00000000" w14:paraId="000007D3">
            <w:pPr>
              <w:widowControl w:val="1"/>
              <w:pBdr>
                <w:top w:space="0" w:sz="0" w:val="nil"/>
                <w:left w:space="0" w:sz="0" w:val="nil"/>
                <w:bottom w:space="0" w:sz="0" w:val="nil"/>
                <w:right w:space="0" w:sz="0" w:val="nil"/>
                <w:between w:space="0" w:sz="0" w:val="nil"/>
              </w:pBdr>
              <w:jc w:val="right"/>
              <w:rPr>
                <w:i w:val="1"/>
                <w:color w:val="000000"/>
                <w:sz w:val="14"/>
                <w:szCs w:val="14"/>
              </w:rPr>
            </w:pPr>
            <w:r w:rsidDel="00000000" w:rsidR="00000000" w:rsidRPr="00000000">
              <w:rPr>
                <w:i w:val="1"/>
                <w:color w:val="000000"/>
                <w:sz w:val="14"/>
                <w:szCs w:val="14"/>
                <w:rtl w:val="0"/>
              </w:rPr>
              <w:t xml:space="preserve">1,000-character limit</w:t>
            </w:r>
          </w:p>
        </w:tc>
      </w:tr>
      <w:tr>
        <w:trPr>
          <w:cantSplit w:val="0"/>
          <w:trHeight w:val="20" w:hRule="atLeast"/>
          <w:tblHeader w:val="0"/>
        </w:trPr>
        <w:tc>
          <w:tcPr>
            <w:gridSpan w:val="9"/>
            <w:tcBorders>
              <w:top w:color="7f7e82" w:space="0" w:sz="4" w:val="single"/>
              <w:left w:color="7f7e82" w:space="0" w:sz="4" w:val="single"/>
              <w:bottom w:color="000000" w:space="0" w:sz="0" w:val="nil"/>
              <w:right w:color="7f7e82" w:space="0" w:sz="4" w:val="single"/>
            </w:tcBorders>
          </w:tcPr>
          <w:p w:rsidR="00000000" w:rsidDel="00000000" w:rsidP="00000000" w:rsidRDefault="00000000" w:rsidRPr="00000000" w14:paraId="000007D8">
            <w:pPr>
              <w:rPr/>
            </w:pPr>
            <w:r w:rsidDel="00000000" w:rsidR="00000000" w:rsidRPr="00000000">
              <w:rPr>
                <w:rtl w:val="0"/>
              </w:rPr>
              <w:t xml:space="preserve">This activity involves the following processes to ensure the stable, seamless integration of GenAI into the Practera teaching platform for optimised user interaction and provision of AI generated feedback delivery mechanisms, including: </w:t>
            </w:r>
          </w:p>
          <w:p w:rsidR="00000000" w:rsidDel="00000000" w:rsidP="00000000" w:rsidRDefault="00000000" w:rsidRPr="00000000" w14:paraId="000007D9">
            <w:pPr>
              <w:numPr>
                <w:ilvl w:val="0"/>
                <w:numId w:val="3"/>
              </w:numPr>
              <w:pBdr>
                <w:top w:space="0" w:sz="0" w:val="nil"/>
                <w:left w:space="0" w:sz="0" w:val="nil"/>
                <w:bottom w:space="0" w:sz="0" w:val="nil"/>
                <w:right w:space="0" w:sz="0" w:val="nil"/>
                <w:between w:space="0" w:sz="0" w:val="nil"/>
              </w:pBdr>
              <w:tabs>
                <w:tab w:val="right" w:leader="none" w:pos="9356"/>
              </w:tabs>
              <w:ind w:left="720" w:hanging="360"/>
              <w:rPr>
                <w:color w:val="000000"/>
              </w:rPr>
            </w:pPr>
            <w:r w:rsidDel="00000000" w:rsidR="00000000" w:rsidRPr="00000000">
              <w:rPr>
                <w:color w:val="000000"/>
                <w:rtl w:val="0"/>
              </w:rPr>
              <w:t xml:space="preserve">Developing continuous integration/continuous delivery (CI/CD) pipelines for deploying and testing modifications to the GenAI integration.</w:t>
            </w:r>
          </w:p>
          <w:p w:rsidR="00000000" w:rsidDel="00000000" w:rsidP="00000000" w:rsidRDefault="00000000" w:rsidRPr="00000000" w14:paraId="000007DA">
            <w:pPr>
              <w:numPr>
                <w:ilvl w:val="0"/>
                <w:numId w:val="3"/>
              </w:numPr>
              <w:pBdr>
                <w:top w:space="0" w:sz="0" w:val="nil"/>
                <w:left w:space="0" w:sz="0" w:val="nil"/>
                <w:bottom w:space="0" w:sz="0" w:val="nil"/>
                <w:right w:space="0" w:sz="0" w:val="nil"/>
                <w:between w:space="0" w:sz="0" w:val="nil"/>
              </w:pBdr>
              <w:tabs>
                <w:tab w:val="right" w:leader="none" w:pos="9356"/>
              </w:tabs>
              <w:ind w:left="720" w:hanging="360"/>
              <w:rPr>
                <w:color w:val="000000"/>
              </w:rPr>
            </w:pPr>
            <w:r w:rsidDel="00000000" w:rsidR="00000000" w:rsidRPr="00000000">
              <w:rPr>
                <w:color w:val="000000"/>
                <w:rtl w:val="0"/>
              </w:rPr>
              <w:t xml:space="preserve">Conducting end user acceptance testing (UAT) to validate the integration's usability and feedback relevance. Adapting and refining user interfaces based on UAT outcomes.</w:t>
            </w:r>
          </w:p>
          <w:p w:rsidR="00000000" w:rsidDel="00000000" w:rsidP="00000000" w:rsidRDefault="00000000" w:rsidRPr="00000000" w14:paraId="000007DB">
            <w:pPr>
              <w:numPr>
                <w:ilvl w:val="0"/>
                <w:numId w:val="3"/>
              </w:numPr>
              <w:pBdr>
                <w:top w:space="0" w:sz="0" w:val="nil"/>
                <w:left w:space="0" w:sz="0" w:val="nil"/>
                <w:bottom w:space="0" w:sz="0" w:val="nil"/>
                <w:right w:space="0" w:sz="0" w:val="nil"/>
                <w:between w:space="0" w:sz="0" w:val="nil"/>
              </w:pBdr>
              <w:tabs>
                <w:tab w:val="right" w:leader="none" w:pos="9356"/>
              </w:tabs>
              <w:ind w:left="720" w:hanging="360"/>
              <w:rPr>
                <w:color w:val="000000"/>
              </w:rPr>
            </w:pPr>
            <w:r w:rsidDel="00000000" w:rsidR="00000000" w:rsidRPr="00000000">
              <w:rPr>
                <w:color w:val="000000"/>
                <w:highlight w:val="yellow"/>
                <w:rtl w:val="0"/>
              </w:rPr>
              <w:t xml:space="preserve">Development of novel integration methodologies for integrating iterative GenAI models developed with educational platforms (Practera)</w:t>
            </w:r>
            <w:r w:rsidDel="00000000" w:rsidR="00000000" w:rsidRPr="00000000">
              <w:rPr>
                <w:color w:val="000000"/>
                <w:rtl w:val="0"/>
              </w:rPr>
              <w:t xml:space="preserve">.</w:t>
            </w:r>
          </w:p>
        </w:tc>
      </w:tr>
      <w:tr>
        <w:trPr>
          <w:cantSplit w:val="0"/>
          <w:trHeight w:val="20" w:hRule="atLeast"/>
          <w:tblHeader w:val="0"/>
        </w:trPr>
        <w:tc>
          <w:tcPr>
            <w:gridSpan w:val="9"/>
            <w:tcBorders>
              <w:top w:color="000000" w:space="0" w:sz="0" w:val="nil"/>
              <w:left w:color="7f7e82" w:space="0" w:sz="4" w:val="single"/>
              <w:bottom w:color="000000" w:space="0" w:sz="0" w:val="nil"/>
              <w:right w:color="7f7e82" w:space="0" w:sz="4" w:val="single"/>
            </w:tcBorders>
            <w:shd w:fill="auto" w:val="clear"/>
            <w:vAlign w:val="center"/>
          </w:tcPr>
          <w:p w:rsidR="00000000" w:rsidDel="00000000" w:rsidP="00000000" w:rsidRDefault="00000000" w:rsidRPr="00000000" w14:paraId="000007E4">
            <w:pPr>
              <w:keepNext w:val="1"/>
              <w:widowControl w:val="1"/>
              <w:pBdr>
                <w:top w:space="0" w:sz="0" w:val="nil"/>
                <w:left w:space="0" w:sz="0" w:val="nil"/>
                <w:bottom w:space="0" w:sz="0" w:val="nil"/>
                <w:right w:space="0" w:sz="0" w:val="nil"/>
                <w:between w:space="0" w:sz="0" w:val="nil"/>
              </w:pBdr>
              <w:jc w:val="center"/>
              <w:rPr>
                <w:i w:val="1"/>
                <w:color w:val="747480"/>
                <w:sz w:val="16"/>
                <w:szCs w:val="16"/>
              </w:rPr>
            </w:pPr>
            <w:r w:rsidDel="00000000" w:rsidR="00000000" w:rsidRPr="00000000">
              <w:rPr>
                <w:i w:val="1"/>
                <w:color w:val="747480"/>
                <w:sz w:val="16"/>
                <w:szCs w:val="16"/>
                <w:rtl w:val="0"/>
              </w:rPr>
              <w:t xml:space="preserve">Additional response – not included in application</w:t>
            </w:r>
          </w:p>
        </w:tc>
      </w:tr>
      <w:tr>
        <w:trPr>
          <w:cantSplit w:val="0"/>
          <w:trHeight w:val="20" w:hRule="atLeast"/>
          <w:tblHeader w:val="0"/>
        </w:trPr>
        <w:tc>
          <w:tcPr>
            <w:gridSpan w:val="9"/>
            <w:tcBorders>
              <w:top w:color="000000" w:space="0" w:sz="0" w:val="nil"/>
              <w:left w:color="7f7e82" w:space="0" w:sz="4" w:val="single"/>
              <w:bottom w:color="7f7e82" w:space="0" w:sz="4" w:val="single"/>
              <w:right w:color="7f7e82" w:space="0" w:sz="4" w:val="single"/>
            </w:tcBorders>
          </w:tcPr>
          <w:p w:rsidR="00000000" w:rsidDel="00000000" w:rsidP="00000000" w:rsidRDefault="00000000" w:rsidRPr="00000000" w14:paraId="000007ED">
            <w:pPr>
              <w:rPr/>
            </w:pPr>
            <w:r w:rsidDel="00000000" w:rsidR="00000000" w:rsidRPr="00000000">
              <w:rPr>
                <w:rtl w:val="0"/>
              </w:rPr>
            </w:r>
          </w:p>
        </w:tc>
      </w:tr>
      <w:tr>
        <w:trPr>
          <w:cantSplit w:val="0"/>
          <w:trHeight w:val="20" w:hRule="atLeast"/>
          <w:tblHeader w:val="0"/>
        </w:trPr>
        <w:tc>
          <w:tcPr>
            <w:gridSpan w:val="9"/>
            <w:tcBorders>
              <w:top w:color="7f7e82" w:space="0" w:sz="4" w:val="single"/>
              <w:left w:color="7f7e82" w:space="0" w:sz="4" w:val="single"/>
              <w:bottom w:color="7f7e82" w:space="0" w:sz="4" w:val="single"/>
              <w:right w:color="7f7e82" w:space="0" w:sz="4" w:val="single"/>
            </w:tcBorders>
            <w:shd w:fill="c4c4cd" w:val="clear"/>
            <w:vAlign w:val="bottom"/>
          </w:tcPr>
          <w:p w:rsidR="00000000" w:rsidDel="00000000" w:rsidP="00000000" w:rsidRDefault="00000000" w:rsidRPr="00000000" w14:paraId="000007F6">
            <w:pPr>
              <w:keepNext w:val="1"/>
              <w:widowControl w:val="1"/>
              <w:pBdr>
                <w:top w:space="0" w:sz="0" w:val="nil"/>
                <w:left w:space="0" w:sz="0" w:val="nil"/>
                <w:bottom w:space="0" w:sz="0" w:val="nil"/>
                <w:right w:space="0" w:sz="0" w:val="nil"/>
                <w:between w:space="0" w:sz="0" w:val="nil"/>
              </w:pBdr>
              <w:rPr>
                <w:b w:val="1"/>
                <w:color w:val="000000"/>
                <w:sz w:val="16"/>
                <w:szCs w:val="16"/>
              </w:rPr>
            </w:pPr>
            <w:r w:rsidDel="00000000" w:rsidR="00000000" w:rsidRPr="00000000">
              <w:rPr>
                <w:b w:val="1"/>
                <w:color w:val="000000"/>
                <w:sz w:val="16"/>
                <w:szCs w:val="16"/>
                <w:rtl w:val="0"/>
              </w:rPr>
              <w:t xml:space="preserve">Which core activities are supported by this supporting activity?</w:t>
            </w:r>
          </w:p>
        </w:tc>
      </w:tr>
      <w:tr>
        <w:trPr>
          <w:cantSplit w:val="0"/>
          <w:trHeight w:val="20" w:hRule="atLeast"/>
          <w:tblHeader w:val="0"/>
        </w:trPr>
        <w:tc>
          <w:tcPr>
            <w:gridSpan w:val="9"/>
            <w:tcBorders>
              <w:top w:color="7f7e82" w:space="0" w:sz="4" w:val="single"/>
              <w:left w:color="7f7e82" w:space="0" w:sz="4" w:val="single"/>
              <w:bottom w:color="7f7e82" w:space="0" w:sz="4" w:val="single"/>
              <w:right w:color="7f7e82" w:space="0" w:sz="4" w:val="single"/>
            </w:tcBorders>
          </w:tcPr>
          <w:p w:rsidR="00000000" w:rsidDel="00000000" w:rsidP="00000000" w:rsidRDefault="00000000" w:rsidRPr="00000000" w14:paraId="000007FF">
            <w:pPr>
              <w:jc w:val="both"/>
              <w:rPr>
                <w:color w:val="ff0000"/>
              </w:rPr>
            </w:pPr>
            <w:r w:rsidDel="00000000" w:rsidR="00000000" w:rsidRPr="00000000">
              <w:rPr>
                <w:rtl w:val="0"/>
              </w:rPr>
              <w:t xml:space="preserve">Core 3 - Design and development of new GenAI based functionality and tools to enhance the quality and timeliness of experiential learning feedback</w:t>
            </w:r>
            <w:r w:rsidDel="00000000" w:rsidR="00000000" w:rsidRPr="00000000">
              <w:rPr>
                <w:rtl w:val="0"/>
              </w:rPr>
            </w:r>
          </w:p>
        </w:tc>
      </w:tr>
      <w:tr>
        <w:trPr>
          <w:cantSplit w:val="0"/>
          <w:trHeight w:val="20" w:hRule="atLeast"/>
          <w:tblHeader w:val="0"/>
        </w:trPr>
        <w:tc>
          <w:tcPr>
            <w:gridSpan w:val="4"/>
            <w:tcBorders>
              <w:top w:color="7f7e82" w:space="0" w:sz="4" w:val="single"/>
              <w:left w:color="7f7e82" w:space="0" w:sz="4" w:val="single"/>
              <w:bottom w:color="000000" w:space="0" w:sz="0" w:val="nil"/>
              <w:right w:color="000000" w:space="0" w:sz="0" w:val="nil"/>
            </w:tcBorders>
            <w:shd w:fill="c4c4cd" w:val="clear"/>
            <w:vAlign w:val="bottom"/>
          </w:tcPr>
          <w:p w:rsidR="00000000" w:rsidDel="00000000" w:rsidP="00000000" w:rsidRDefault="00000000" w:rsidRPr="00000000" w14:paraId="00000808">
            <w:pPr>
              <w:keepNext w:val="1"/>
              <w:widowControl w:val="1"/>
              <w:pBdr>
                <w:top w:space="0" w:sz="0" w:val="nil"/>
                <w:left w:space="0" w:sz="0" w:val="nil"/>
                <w:bottom w:space="0" w:sz="0" w:val="nil"/>
                <w:right w:space="0" w:sz="0" w:val="nil"/>
                <w:between w:space="0" w:sz="0" w:val="nil"/>
              </w:pBdr>
              <w:rPr>
                <w:b w:val="1"/>
                <w:color w:val="000000"/>
                <w:sz w:val="16"/>
                <w:szCs w:val="16"/>
              </w:rPr>
            </w:pPr>
            <w:r w:rsidDel="00000000" w:rsidR="00000000" w:rsidRPr="00000000">
              <w:rPr>
                <w:b w:val="1"/>
                <w:color w:val="000000"/>
                <w:sz w:val="16"/>
                <w:szCs w:val="16"/>
                <w:rtl w:val="0"/>
              </w:rPr>
              <w:t xml:space="preserve">How did this activity directly support the core activities?</w:t>
            </w:r>
          </w:p>
        </w:tc>
        <w:tc>
          <w:tcPr>
            <w:gridSpan w:val="5"/>
            <w:tcBorders>
              <w:top w:color="7f7e82" w:space="0" w:sz="4" w:val="single"/>
              <w:left w:color="000000" w:space="0" w:sz="0" w:val="nil"/>
              <w:bottom w:color="000000" w:space="0" w:sz="0" w:val="nil"/>
              <w:right w:color="7f7e82" w:space="0" w:sz="4" w:val="single"/>
            </w:tcBorders>
            <w:shd w:fill="c4c4cd" w:val="clear"/>
          </w:tcPr>
          <w:p w:rsidR="00000000" w:rsidDel="00000000" w:rsidP="00000000" w:rsidRDefault="00000000" w:rsidRPr="00000000" w14:paraId="0000080C">
            <w:pPr>
              <w:widowControl w:val="1"/>
              <w:pBdr>
                <w:top w:space="0" w:sz="0" w:val="nil"/>
                <w:left w:space="0" w:sz="0" w:val="nil"/>
                <w:bottom w:space="0" w:sz="0" w:val="nil"/>
                <w:right w:space="0" w:sz="0" w:val="nil"/>
                <w:between w:space="0" w:sz="0" w:val="nil"/>
              </w:pBdr>
              <w:jc w:val="right"/>
              <w:rPr>
                <w:i w:val="1"/>
                <w:color w:val="000000"/>
                <w:sz w:val="14"/>
                <w:szCs w:val="14"/>
              </w:rPr>
            </w:pPr>
            <w:r w:rsidDel="00000000" w:rsidR="00000000" w:rsidRPr="00000000">
              <w:rPr>
                <w:i w:val="1"/>
                <w:color w:val="000000"/>
                <w:sz w:val="14"/>
                <w:szCs w:val="14"/>
                <w:rtl w:val="0"/>
              </w:rPr>
              <w:t xml:space="preserve">1,000-character limit</w:t>
            </w:r>
          </w:p>
        </w:tc>
      </w:tr>
      <w:tr>
        <w:trPr>
          <w:cantSplit w:val="0"/>
          <w:trHeight w:val="20" w:hRule="atLeast"/>
          <w:tblHeader w:val="0"/>
        </w:trPr>
        <w:tc>
          <w:tcPr>
            <w:gridSpan w:val="9"/>
            <w:tcBorders>
              <w:top w:color="7f7e82" w:space="0" w:sz="4" w:val="single"/>
              <w:left w:color="7f7e82" w:space="0" w:sz="4" w:val="single"/>
              <w:bottom w:color="000000" w:space="0" w:sz="0" w:val="nil"/>
              <w:right w:color="7f7e82" w:space="0" w:sz="4" w:val="single"/>
            </w:tcBorders>
          </w:tcPr>
          <w:p w:rsidR="00000000" w:rsidDel="00000000" w:rsidP="00000000" w:rsidRDefault="00000000" w:rsidRPr="00000000" w14:paraId="00000811">
            <w:pPr>
              <w:rPr/>
            </w:pPr>
            <w:r w:rsidDel="00000000" w:rsidR="00000000" w:rsidRPr="00000000">
              <w:rPr>
                <w:rtl w:val="0"/>
              </w:rPr>
              <w:t xml:space="preserve">This supporting activity involves the integration of GenAI into Practera’s teaching platform to allow for the experimental design, development and testing of new GenAI based functionality and tools to enhance the quality and timeliness of experiential learning feedback.</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The development and refining of the LLM is an iterative and ongoing process to ‘teach’ the LLMs (GPT3.5 and GPT4) what is required of them. Therefore, a process to feed user feedback into the GenAI model is required to refine the system. Consequently, it is necessary to develop algorithms and strategies to enable the processes described above to occur in a continuous and (semi) autonomous manner.   </w:t>
            </w:r>
          </w:p>
        </w:tc>
      </w:tr>
      <w:tr>
        <w:trPr>
          <w:cantSplit w:val="0"/>
          <w:trHeight w:val="20" w:hRule="atLeast"/>
          <w:tblHeader w:val="0"/>
        </w:trPr>
        <w:tc>
          <w:tcPr>
            <w:gridSpan w:val="9"/>
            <w:tcBorders>
              <w:top w:color="000000" w:space="0" w:sz="0" w:val="nil"/>
              <w:left w:color="7f7e82" w:space="0" w:sz="4" w:val="single"/>
              <w:bottom w:color="000000" w:space="0" w:sz="0" w:val="nil"/>
              <w:right w:color="7f7e82" w:space="0" w:sz="4" w:val="single"/>
            </w:tcBorders>
            <w:shd w:fill="auto" w:val="clear"/>
            <w:vAlign w:val="center"/>
          </w:tcPr>
          <w:p w:rsidR="00000000" w:rsidDel="00000000" w:rsidP="00000000" w:rsidRDefault="00000000" w:rsidRPr="00000000" w14:paraId="0000081C">
            <w:pPr>
              <w:pStyle w:val="Heading6"/>
              <w:rPr/>
            </w:pPr>
            <w:r w:rsidDel="00000000" w:rsidR="00000000" w:rsidRPr="00000000">
              <w:rPr>
                <w:rtl w:val="0"/>
              </w:rPr>
              <w:t xml:space="preserve">Additional response – not included in application</w:t>
            </w:r>
          </w:p>
        </w:tc>
      </w:tr>
      <w:tr>
        <w:trPr>
          <w:cantSplit w:val="0"/>
          <w:trHeight w:val="20" w:hRule="atLeast"/>
          <w:tblHeader w:val="0"/>
        </w:trPr>
        <w:tc>
          <w:tcPr>
            <w:gridSpan w:val="9"/>
            <w:tcBorders>
              <w:top w:color="000000" w:space="0" w:sz="0" w:val="nil"/>
              <w:left w:color="7f7e82" w:space="0" w:sz="4" w:val="single"/>
              <w:bottom w:color="7f7e82" w:space="0" w:sz="4" w:val="single"/>
              <w:right w:color="7f7e82" w:space="0" w:sz="4" w:val="single"/>
            </w:tcBorders>
          </w:tcPr>
          <w:p w:rsidR="00000000" w:rsidDel="00000000" w:rsidP="00000000" w:rsidRDefault="00000000" w:rsidRPr="00000000" w14:paraId="00000825">
            <w:pPr>
              <w:rPr/>
            </w:pPr>
            <w:r w:rsidDel="00000000" w:rsidR="00000000" w:rsidRPr="00000000">
              <w:rPr>
                <w:rtl w:val="0"/>
              </w:rPr>
            </w:r>
          </w:p>
        </w:tc>
      </w:tr>
      <w:tr>
        <w:trPr>
          <w:cantSplit w:val="0"/>
          <w:trHeight w:val="20" w:hRule="atLeast"/>
          <w:tblHeader w:val="0"/>
        </w:trPr>
        <w:tc>
          <w:tcPr>
            <w:gridSpan w:val="2"/>
            <w:tcBorders>
              <w:top w:color="7f7e82" w:space="0" w:sz="4" w:val="single"/>
              <w:left w:color="7f7e82" w:space="0" w:sz="4" w:val="single"/>
              <w:bottom w:color="7f7e82" w:space="0" w:sz="4" w:val="single"/>
              <w:right w:color="7f7e82" w:space="0" w:sz="4" w:val="single"/>
            </w:tcBorders>
            <w:shd w:fill="c4c4cd" w:val="clear"/>
          </w:tcPr>
          <w:p w:rsidR="00000000" w:rsidDel="00000000" w:rsidP="00000000" w:rsidRDefault="00000000" w:rsidRPr="00000000" w14:paraId="0000082E">
            <w:pPr>
              <w:widowControl w:val="1"/>
              <w:pBdr>
                <w:top w:space="0" w:sz="0" w:val="nil"/>
                <w:left w:space="0" w:sz="0" w:val="nil"/>
                <w:bottom w:space="0" w:sz="0" w:val="nil"/>
                <w:right w:space="0" w:sz="0" w:val="nil"/>
                <w:between w:space="0" w:sz="0" w:val="nil"/>
              </w:pBdr>
              <w:rPr>
                <w:b w:val="1"/>
                <w:color w:val="000000"/>
                <w:sz w:val="16"/>
                <w:szCs w:val="16"/>
              </w:rPr>
            </w:pPr>
            <w:r w:rsidDel="00000000" w:rsidR="00000000" w:rsidRPr="00000000">
              <w:rPr>
                <w:b w:val="1"/>
                <w:color w:val="000000"/>
                <w:sz w:val="16"/>
                <w:szCs w:val="16"/>
                <w:rtl w:val="0"/>
              </w:rPr>
              <w:t xml:space="preserve">When was this supporting activity conducted?</w:t>
            </w:r>
          </w:p>
        </w:tc>
        <w:tc>
          <w:tcPr>
            <w:gridSpan w:val="3"/>
            <w:tcBorders>
              <w:top w:color="7f7e82" w:space="0" w:sz="4" w:val="single"/>
              <w:left w:color="7f7e82" w:space="0" w:sz="4" w:val="single"/>
              <w:bottom w:color="7f7e82" w:space="0" w:sz="4" w:val="single"/>
              <w:right w:color="000000" w:space="0" w:sz="0" w:val="nil"/>
            </w:tcBorders>
            <w:vAlign w:val="center"/>
          </w:tcPr>
          <w:p w:rsidR="00000000" w:rsidDel="00000000" w:rsidP="00000000" w:rsidRDefault="00000000" w:rsidRPr="00000000" w14:paraId="00000830">
            <w:pPr>
              <w:jc w:val="right"/>
              <w:rPr/>
            </w:pPr>
            <w:r w:rsidDel="00000000" w:rsidR="00000000" w:rsidRPr="00000000">
              <w:rPr>
                <w:rtl w:val="0"/>
              </w:rPr>
              <w:t xml:space="preserve">07/2022</w:t>
            </w:r>
          </w:p>
        </w:tc>
        <w:tc>
          <w:tcPr>
            <w:gridSpan w:val="2"/>
            <w:tcBorders>
              <w:top w:color="7f7e82" w:space="0" w:sz="4" w:val="single"/>
              <w:left w:color="000000" w:space="0" w:sz="0" w:val="nil"/>
              <w:bottom w:color="7f7e82" w:space="0" w:sz="4" w:val="single"/>
              <w:right w:color="000000" w:space="0" w:sz="0" w:val="nil"/>
            </w:tcBorders>
            <w:tcMar>
              <w:left w:w="0.0" w:type="dxa"/>
              <w:right w:w="0.0" w:type="dxa"/>
            </w:tcMar>
            <w:vAlign w:val="center"/>
          </w:tcPr>
          <w:p w:rsidR="00000000" w:rsidDel="00000000" w:rsidP="00000000" w:rsidRDefault="00000000" w:rsidRPr="00000000" w14:paraId="00000833">
            <w:pPr>
              <w:widowControl w:val="1"/>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rtl w:val="0"/>
              </w:rPr>
              <w:t xml:space="preserve">to</w:t>
            </w:r>
          </w:p>
        </w:tc>
        <w:tc>
          <w:tcPr>
            <w:gridSpan w:val="2"/>
            <w:tcBorders>
              <w:top w:color="7f7e82" w:space="0" w:sz="4" w:val="single"/>
              <w:left w:color="000000" w:space="0" w:sz="0" w:val="nil"/>
              <w:bottom w:color="7f7e82" w:space="0" w:sz="4" w:val="single"/>
              <w:right w:color="7f7e82" w:space="0" w:sz="4" w:val="single"/>
            </w:tcBorders>
            <w:vAlign w:val="center"/>
          </w:tcPr>
          <w:p w:rsidR="00000000" w:rsidDel="00000000" w:rsidP="00000000" w:rsidRDefault="00000000" w:rsidRPr="00000000" w14:paraId="00000835">
            <w:pPr>
              <w:rPr/>
            </w:pPr>
            <w:r w:rsidDel="00000000" w:rsidR="00000000" w:rsidRPr="00000000">
              <w:rPr>
                <w:rtl w:val="0"/>
              </w:rPr>
              <w:t xml:space="preserve">06/2025</w:t>
            </w:r>
          </w:p>
        </w:tc>
      </w:tr>
      <w:tr>
        <w:trPr>
          <w:cantSplit w:val="0"/>
          <w:trHeight w:val="20" w:hRule="atLeast"/>
          <w:tblHeader w:val="0"/>
        </w:trPr>
        <w:tc>
          <w:tcPr>
            <w:gridSpan w:val="2"/>
            <w:tcBorders>
              <w:top w:color="7f7e82" w:space="0" w:sz="4" w:val="single"/>
              <w:left w:color="7f7e82" w:space="0" w:sz="4" w:val="single"/>
              <w:bottom w:color="7f7e82" w:space="0" w:sz="4" w:val="single"/>
              <w:right w:color="7f7e82" w:space="0" w:sz="4" w:val="single"/>
            </w:tcBorders>
            <w:shd w:fill="c4c4cd" w:val="clear"/>
            <w:vAlign w:val="center"/>
          </w:tcPr>
          <w:p w:rsidR="00000000" w:rsidDel="00000000" w:rsidP="00000000" w:rsidRDefault="00000000" w:rsidRPr="00000000" w14:paraId="00000837">
            <w:pPr>
              <w:widowControl w:val="1"/>
              <w:pBdr>
                <w:top w:space="0" w:sz="0" w:val="nil"/>
                <w:left w:space="0" w:sz="0" w:val="nil"/>
                <w:bottom w:space="0" w:sz="0" w:val="nil"/>
                <w:right w:space="0" w:sz="0" w:val="nil"/>
                <w:between w:space="0" w:sz="0" w:val="nil"/>
              </w:pBdr>
              <w:rPr>
                <w:b w:val="1"/>
                <w:color w:val="000000"/>
                <w:sz w:val="16"/>
                <w:szCs w:val="16"/>
              </w:rPr>
            </w:pPr>
            <w:r w:rsidDel="00000000" w:rsidR="00000000" w:rsidRPr="00000000">
              <w:rPr>
                <w:b w:val="1"/>
                <w:color w:val="000000"/>
                <w:sz w:val="16"/>
                <w:szCs w:val="16"/>
                <w:rtl w:val="0"/>
              </w:rPr>
              <w:t xml:space="preserve">For the selected income period, what was the estimated expenditure for this supporting activity?</w:t>
            </w:r>
          </w:p>
        </w:tc>
        <w:tc>
          <w:tcPr>
            <w:tcBorders>
              <w:top w:color="7f7e82" w:space="0" w:sz="4" w:val="single"/>
              <w:left w:color="7f7e82" w:space="0" w:sz="4" w:val="single"/>
              <w:bottom w:color="7f7e82" w:space="0" w:sz="4" w:val="single"/>
              <w:right w:color="7f7e82" w:space="0" w:sz="4" w:val="single"/>
            </w:tcBorders>
            <w:shd w:fill="c4c4cd" w:val="clear"/>
            <w:vAlign w:val="center"/>
          </w:tcPr>
          <w:p w:rsidR="00000000" w:rsidDel="00000000" w:rsidP="00000000" w:rsidRDefault="00000000" w:rsidRPr="00000000" w14:paraId="00000839">
            <w:pPr>
              <w:widowControl w:val="1"/>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rtl w:val="0"/>
              </w:rPr>
              <w:t xml:space="preserve">AUD</w:t>
            </w:r>
          </w:p>
        </w:tc>
        <w:tc>
          <w:tcPr>
            <w:gridSpan w:val="5"/>
            <w:tcBorders>
              <w:top w:color="7f7e82" w:space="0" w:sz="4" w:val="single"/>
              <w:left w:color="7f7e82" w:space="0" w:sz="4" w:val="single"/>
              <w:bottom w:color="7f7e82" w:space="0" w:sz="4" w:val="single"/>
              <w:right w:color="7f7e82" w:space="0" w:sz="4" w:val="single"/>
            </w:tcBorders>
            <w:vAlign w:val="center"/>
          </w:tcPr>
          <w:p w:rsidR="00000000" w:rsidDel="00000000" w:rsidP="00000000" w:rsidRDefault="00000000" w:rsidRPr="00000000" w14:paraId="0000083A">
            <w:pPr>
              <w:jc w:val="right"/>
              <w:rPr/>
            </w:pPr>
            <w:r w:rsidDel="00000000" w:rsidR="00000000" w:rsidRPr="00000000">
              <w:rPr>
                <w:rtl w:val="0"/>
              </w:rPr>
              <w:t xml:space="preserve">TBC</w:t>
            </w:r>
          </w:p>
        </w:tc>
        <w:tc>
          <w:tcPr>
            <w:tcBorders>
              <w:top w:color="7f7e82" w:space="0" w:sz="4" w:val="single"/>
              <w:left w:color="7f7e82" w:space="0" w:sz="4" w:val="single"/>
              <w:bottom w:color="7f7e82" w:space="0" w:sz="4" w:val="single"/>
              <w:right w:color="7f7e82" w:space="0" w:sz="4" w:val="single"/>
            </w:tcBorders>
            <w:shd w:fill="c4c4cd" w:val="clear"/>
            <w:vAlign w:val="center"/>
          </w:tcPr>
          <w:p w:rsidR="00000000" w:rsidDel="00000000" w:rsidP="00000000" w:rsidRDefault="00000000" w:rsidRPr="00000000" w14:paraId="0000083F">
            <w:pPr>
              <w:widowControl w:val="1"/>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.00</w:t>
            </w:r>
          </w:p>
        </w:tc>
      </w:tr>
      <w:tr>
        <w:trPr>
          <w:cantSplit w:val="0"/>
          <w:trHeight w:val="20" w:hRule="atLeast"/>
          <w:tblHeader w:val="0"/>
        </w:trPr>
        <w:tc>
          <w:tcPr>
            <w:gridSpan w:val="6"/>
            <w:shd w:fill="c4c4cd" w:val="clear"/>
            <w:vAlign w:val="center"/>
          </w:tcPr>
          <w:p w:rsidR="00000000" w:rsidDel="00000000" w:rsidP="00000000" w:rsidRDefault="00000000" w:rsidRPr="00000000" w14:paraId="00000840">
            <w:pPr>
              <w:widowControl w:val="1"/>
              <w:pBdr>
                <w:top w:space="0" w:sz="0" w:val="nil"/>
                <w:left w:space="0" w:sz="0" w:val="nil"/>
                <w:bottom w:space="0" w:sz="0" w:val="nil"/>
                <w:right w:space="0" w:sz="0" w:val="nil"/>
                <w:between w:space="0" w:sz="0" w:val="nil"/>
              </w:pBdr>
              <w:rPr>
                <w:b w:val="1"/>
                <w:color w:val="000000"/>
                <w:sz w:val="16"/>
                <w:szCs w:val="16"/>
              </w:rPr>
            </w:pPr>
            <w:r w:rsidDel="00000000" w:rsidR="00000000" w:rsidRPr="00000000">
              <w:rPr>
                <w:b w:val="1"/>
                <w:color w:val="000000"/>
                <w:sz w:val="16"/>
                <w:szCs w:val="16"/>
                <w:rtl w:val="0"/>
              </w:rPr>
              <w:t xml:space="preserve">Did this activity produce a good or a service, or is it directly related to producing a good or a service?</w:t>
            </w:r>
          </w:p>
        </w:tc>
        <w:tc>
          <w:tcPr>
            <w:gridSpan w:val="3"/>
            <w:shd w:fill="auto" w:val="clear"/>
            <w:vAlign w:val="center"/>
          </w:tcPr>
          <w:p w:rsidR="00000000" w:rsidDel="00000000" w:rsidP="00000000" w:rsidRDefault="00000000" w:rsidRPr="00000000" w14:paraId="00000846">
            <w:pPr>
              <w:jc w:val="center"/>
              <w:rPr/>
            </w:pPr>
            <w:r w:rsidDel="00000000" w:rsidR="00000000" w:rsidRPr="00000000">
              <w:rPr>
                <w:rtl w:val="0"/>
              </w:rPr>
              <w:t xml:space="preserve">No</w:t>
            </w:r>
          </w:p>
        </w:tc>
      </w:tr>
      <w:tr>
        <w:trPr>
          <w:cantSplit w:val="0"/>
          <w:trHeight w:val="20" w:hRule="atLeast"/>
          <w:tblHeader w:val="0"/>
        </w:trPr>
        <w:tc>
          <w:tcPr>
            <w:gridSpan w:val="6"/>
            <w:tcBorders>
              <w:top w:color="747480" w:space="0" w:sz="4" w:val="single"/>
              <w:left w:color="747480" w:space="0" w:sz="4" w:val="single"/>
              <w:bottom w:color="747480" w:space="0" w:sz="4" w:val="single"/>
              <w:right w:color="747480" w:space="0" w:sz="4" w:val="single"/>
            </w:tcBorders>
            <w:shd w:fill="c4c4cd" w:val="clear"/>
            <w:vAlign w:val="center"/>
          </w:tcPr>
          <w:p w:rsidR="00000000" w:rsidDel="00000000" w:rsidP="00000000" w:rsidRDefault="00000000" w:rsidRPr="00000000" w14:paraId="00000849">
            <w:pPr>
              <w:widowControl w:val="1"/>
              <w:pBdr>
                <w:top w:space="0" w:sz="0" w:val="nil"/>
                <w:left w:space="0" w:sz="0" w:val="nil"/>
                <w:bottom w:space="0" w:sz="0" w:val="nil"/>
                <w:right w:space="0" w:sz="0" w:val="nil"/>
                <w:between w:space="0" w:sz="0" w:val="nil"/>
              </w:pBdr>
              <w:rPr>
                <w:b w:val="1"/>
                <w:color w:val="000000"/>
                <w:sz w:val="16"/>
                <w:szCs w:val="16"/>
              </w:rPr>
            </w:pPr>
            <w:r w:rsidDel="00000000" w:rsidR="00000000" w:rsidRPr="00000000">
              <w:rPr>
                <w:b w:val="1"/>
                <w:color w:val="000000"/>
                <w:sz w:val="16"/>
                <w:szCs w:val="16"/>
                <w:rtl w:val="0"/>
              </w:rPr>
              <w:t xml:space="preserve">Did this activity fall into one of the categories that exclude it from being a core activity?</w:t>
            </w:r>
          </w:p>
        </w:tc>
        <w:tc>
          <w:tcPr>
            <w:gridSpan w:val="3"/>
            <w:tcBorders>
              <w:top w:color="747480" w:space="0" w:sz="4" w:val="single"/>
              <w:left w:color="747480" w:space="0" w:sz="4" w:val="single"/>
              <w:bottom w:color="747480" w:space="0" w:sz="4" w:val="single"/>
              <w:right w:color="747480" w:space="0" w:sz="4" w:val="single"/>
            </w:tcBorders>
            <w:shd w:fill="auto" w:val="clear"/>
            <w:vAlign w:val="center"/>
          </w:tcPr>
          <w:p w:rsidR="00000000" w:rsidDel="00000000" w:rsidP="00000000" w:rsidRDefault="00000000" w:rsidRPr="00000000" w14:paraId="0000084F">
            <w:pPr>
              <w:jc w:val="center"/>
              <w:rPr/>
            </w:pPr>
            <w:r w:rsidDel="00000000" w:rsidR="00000000" w:rsidRPr="00000000">
              <w:rPr>
                <w:rtl w:val="0"/>
              </w:rPr>
              <w:t xml:space="preserve">No</w:t>
            </w:r>
          </w:p>
        </w:tc>
      </w:tr>
      <w:tr>
        <w:trPr>
          <w:cantSplit w:val="0"/>
          <w:trHeight w:val="20" w:hRule="atLeast"/>
          <w:tblHeader w:val="0"/>
        </w:trPr>
        <w:tc>
          <w:tcPr>
            <w:gridSpan w:val="6"/>
            <w:tcBorders>
              <w:top w:color="747480" w:space="0" w:sz="4" w:val="single"/>
              <w:left w:color="747480" w:space="0" w:sz="4" w:val="single"/>
              <w:bottom w:color="747480" w:space="0" w:sz="4" w:val="single"/>
              <w:right w:color="747480" w:space="0" w:sz="4" w:val="single"/>
            </w:tcBorders>
            <w:shd w:fill="c4c4cd" w:val="clear"/>
            <w:vAlign w:val="center"/>
          </w:tcPr>
          <w:p w:rsidR="00000000" w:rsidDel="00000000" w:rsidP="00000000" w:rsidRDefault="00000000" w:rsidRPr="00000000" w14:paraId="00000852">
            <w:pPr>
              <w:widowControl w:val="1"/>
              <w:pBdr>
                <w:top w:space="0" w:sz="0" w:val="nil"/>
                <w:left w:space="0" w:sz="0" w:val="nil"/>
                <w:bottom w:space="0" w:sz="0" w:val="nil"/>
                <w:right w:space="0" w:sz="0" w:val="nil"/>
                <w:between w:space="0" w:sz="0" w:val="nil"/>
              </w:pBdr>
              <w:rPr>
                <w:b w:val="1"/>
                <w:color w:val="000000"/>
                <w:sz w:val="16"/>
                <w:szCs w:val="16"/>
              </w:rPr>
            </w:pPr>
            <w:r w:rsidDel="00000000" w:rsidR="00000000" w:rsidRPr="00000000">
              <w:rPr>
                <w:b w:val="1"/>
                <w:color w:val="000000"/>
                <w:sz w:val="16"/>
                <w:szCs w:val="16"/>
                <w:rtl w:val="0"/>
              </w:rPr>
              <w:t xml:space="preserve">Was this activity undertaken for the dominant purpose of supporting the core activity?</w:t>
            </w:r>
          </w:p>
        </w:tc>
        <w:tc>
          <w:tcPr>
            <w:gridSpan w:val="3"/>
            <w:tcBorders>
              <w:top w:color="747480" w:space="0" w:sz="4" w:val="single"/>
              <w:left w:color="747480" w:space="0" w:sz="4" w:val="single"/>
              <w:bottom w:color="747480" w:space="0" w:sz="4" w:val="single"/>
              <w:right w:color="747480" w:space="0" w:sz="4" w:val="single"/>
            </w:tcBorders>
            <w:shd w:fill="auto" w:val="clear"/>
            <w:vAlign w:val="center"/>
          </w:tcPr>
          <w:p w:rsidR="00000000" w:rsidDel="00000000" w:rsidP="00000000" w:rsidRDefault="00000000" w:rsidRPr="00000000" w14:paraId="00000858">
            <w:pPr>
              <w:jc w:val="center"/>
              <w:rPr/>
            </w:pPr>
            <w:r w:rsidDel="00000000" w:rsidR="00000000" w:rsidRPr="00000000">
              <w:rPr>
                <w:rtl w:val="0"/>
              </w:rPr>
              <w:t xml:space="preserve">Not applicable</w:t>
            </w:r>
          </w:p>
        </w:tc>
      </w:tr>
    </w:tbl>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keepNext w:val="1"/>
        <w:widowControl w:val="1"/>
        <w:pBdr>
          <w:top w:space="0" w:sz="0" w:val="nil"/>
          <w:left w:space="0" w:sz="0" w:val="nil"/>
          <w:bottom w:space="0" w:sz="0" w:val="nil"/>
          <w:right w:space="0" w:sz="0" w:val="nil"/>
          <w:between w:space="0" w:sz="0" w:val="nil"/>
        </w:pBdr>
        <w:rPr>
          <w:color w:val="ffffff"/>
          <w:sz w:val="2"/>
          <w:szCs w:val="2"/>
        </w:rPr>
      </w:pPr>
      <w:bookmarkStart w:colFirst="0" w:colLast="0" w:name="_dnu853bso0sa" w:id="2"/>
      <w:bookmarkEnd w:id="2"/>
      <w:r w:rsidDel="00000000" w:rsidR="00000000" w:rsidRPr="00000000">
        <w:rPr>
          <w:color w:val="ffffff"/>
          <w:sz w:val="2"/>
          <w:szCs w:val="2"/>
          <w:rtl w:val="0"/>
        </w:rPr>
        <w:t xml:space="preserve">Government grants</w:t>
      </w:r>
    </w:p>
    <w:tbl>
      <w:tblPr>
        <w:tblStyle w:val="Table7"/>
        <w:tblW w:w="9016.0" w:type="dxa"/>
        <w:jc w:val="left"/>
        <w:tblBorders>
          <w:top w:color="7f7e82" w:space="0" w:sz="4" w:val="single"/>
          <w:left w:color="7f7e82" w:space="0" w:sz="4" w:val="single"/>
          <w:bottom w:color="7f7e82" w:space="0" w:sz="4" w:val="single"/>
          <w:right w:color="7f7e82" w:space="0" w:sz="4" w:val="single"/>
          <w:insideH w:color="7f7e82" w:space="0" w:sz="4" w:val="single"/>
          <w:insideV w:color="7f7e82" w:space="0" w:sz="4" w:val="single"/>
        </w:tblBorders>
        <w:tblLayout w:type="fixed"/>
        <w:tblLook w:val="0000"/>
      </w:tblPr>
      <w:tblGrid>
        <w:gridCol w:w="9016"/>
        <w:tblGridChange w:id="0">
          <w:tblGrid>
            <w:gridCol w:w="9016"/>
          </w:tblGrid>
        </w:tblGridChange>
      </w:tblGrid>
      <w:tr>
        <w:trPr>
          <w:cantSplit w:val="0"/>
          <w:trHeight w:val="20" w:hRule="atLeast"/>
          <w:tblHeader w:val="0"/>
        </w:trPr>
        <w:tc>
          <w:tcPr>
            <w:shd w:fill="747480" w:val="clear"/>
            <w:vAlign w:val="center"/>
          </w:tcPr>
          <w:p w:rsidR="00000000" w:rsidDel="00000000" w:rsidP="00000000" w:rsidRDefault="00000000" w:rsidRPr="00000000" w14:paraId="0000085D">
            <w:pPr>
              <w:keepNext w:val="1"/>
              <w:widowControl w:val="1"/>
              <w:pBdr>
                <w:top w:space="0" w:sz="0" w:val="nil"/>
                <w:left w:space="0" w:sz="0" w:val="nil"/>
                <w:bottom w:space="0" w:sz="0" w:val="nil"/>
                <w:right w:space="0" w:sz="0" w:val="nil"/>
                <w:between w:space="0" w:sz="0" w:val="nil"/>
              </w:pBdr>
              <w:rPr>
                <w:b w:val="1"/>
                <w:color w:val="ffffff"/>
              </w:rPr>
            </w:pPr>
            <w:r w:rsidDel="00000000" w:rsidR="00000000" w:rsidRPr="00000000">
              <w:rPr>
                <w:b w:val="1"/>
                <w:color w:val="ffffff"/>
                <w:rtl w:val="0"/>
              </w:rPr>
              <w:t xml:space="preserve">Government grants (not included in application)</w:t>
            </w:r>
          </w:p>
        </w:tc>
      </w:tr>
      <w:tr>
        <w:trPr>
          <w:cantSplit w:val="0"/>
          <w:trHeight w:val="20" w:hRule="atLeast"/>
          <w:tblHeader w:val="0"/>
        </w:trPr>
        <w:tc>
          <w:tcPr>
            <w:tcBorders>
              <w:top w:color="747480" w:space="0" w:sz="4" w:val="single"/>
              <w:left w:color="747480" w:space="0" w:sz="4" w:val="single"/>
              <w:bottom w:color="747480" w:space="0" w:sz="4" w:val="single"/>
              <w:right w:color="747480" w:space="0" w:sz="4" w:val="single"/>
            </w:tcBorders>
            <w:vAlign w:val="center"/>
          </w:tcPr>
          <w:p w:rsidR="00000000" w:rsidDel="00000000" w:rsidP="00000000" w:rsidRDefault="00000000" w:rsidRPr="00000000" w14:paraId="0000085E">
            <w:pPr>
              <w:widowControl w:val="1"/>
              <w:rPr/>
            </w:pPr>
            <w:r w:rsidDel="00000000" w:rsidR="00000000" w:rsidRPr="00000000">
              <w:rPr>
                <w:rtl w:val="0"/>
              </w:rPr>
              <w:t xml:space="preserve">The following Australian government grants were received in relation to the R&amp;D activities:</w:t>
            </w:r>
          </w:p>
          <w:p w:rsidR="00000000" w:rsidDel="00000000" w:rsidP="00000000" w:rsidRDefault="00000000" w:rsidRPr="00000000" w14:paraId="0000085F">
            <w:pPr>
              <w:widowControl w:val="1"/>
              <w:rPr/>
            </w:pPr>
            <w:r w:rsidDel="00000000" w:rsidR="00000000" w:rsidRPr="00000000">
              <w:rPr>
                <w:rtl w:val="0"/>
              </w:rPr>
            </w:r>
          </w:p>
          <w:p w:rsidR="00000000" w:rsidDel="00000000" w:rsidP="00000000" w:rsidRDefault="00000000" w:rsidRPr="00000000" w14:paraId="00000860">
            <w:pPr>
              <w:widowControl w:val="1"/>
              <w:rPr/>
            </w:pPr>
            <w:r w:rsidDel="00000000" w:rsidR="00000000" w:rsidRPr="00000000">
              <w:rPr>
                <w:rtl w:val="0"/>
              </w:rPr>
              <w:t xml:space="preserve">Cooperative Research Centre Project: CRCPSEVEN000070 - Privacy-Preserving Analytics for the Education Technology Industry</w:t>
            </w:r>
          </w:p>
        </w:tc>
      </w:tr>
    </w:tbl>
    <w:p w:rsidR="00000000" w:rsidDel="00000000" w:rsidP="00000000" w:rsidRDefault="00000000" w:rsidRPr="00000000" w14:paraId="00000861">
      <w:pPr>
        <w:widowControl w:val="1"/>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862">
      <w:pPr>
        <w:widowControl w:val="1"/>
        <w:pBdr>
          <w:top w:space="0" w:sz="0" w:val="nil"/>
          <w:left w:space="0" w:sz="0" w:val="nil"/>
          <w:bottom w:space="0" w:sz="0" w:val="nil"/>
          <w:right w:space="0" w:sz="0" w:val="nil"/>
          <w:between w:space="0" w:sz="0" w:val="nil"/>
        </w:pBdr>
        <w:rPr>
          <w:color w:val="ffffff"/>
          <w:sz w:val="2"/>
          <w:szCs w:val="2"/>
        </w:rPr>
      </w:pPr>
      <w:r w:rsidDel="00000000" w:rsidR="00000000" w:rsidRPr="00000000">
        <w:rPr>
          <w:color w:val="ffffff"/>
          <w:sz w:val="2"/>
          <w:szCs w:val="2"/>
          <w:rtl w:val="0"/>
        </w:rPr>
        <w:t xml:space="preserve">Approval</w:t>
      </w:r>
    </w:p>
    <w:tbl>
      <w:tblPr>
        <w:tblStyle w:val="Table8"/>
        <w:tblW w:w="9016.0" w:type="dxa"/>
        <w:jc w:val="left"/>
        <w:tblBorders>
          <w:top w:color="7f7e82" w:space="0" w:sz="4" w:val="single"/>
          <w:left w:color="7f7e82" w:space="0" w:sz="4" w:val="single"/>
          <w:bottom w:color="7f7e82" w:space="0" w:sz="4" w:val="single"/>
          <w:right w:color="7f7e82" w:space="0" w:sz="4" w:val="single"/>
          <w:insideH w:color="7f7e82" w:space="0" w:sz="4" w:val="single"/>
          <w:insideV w:color="7f7e82" w:space="0" w:sz="4" w:val="single"/>
        </w:tblBorders>
        <w:tblLayout w:type="fixed"/>
        <w:tblLook w:val="0400"/>
      </w:tblPr>
      <w:tblGrid>
        <w:gridCol w:w="2705"/>
        <w:gridCol w:w="6311"/>
        <w:tblGridChange w:id="0">
          <w:tblGrid>
            <w:gridCol w:w="2705"/>
            <w:gridCol w:w="6311"/>
          </w:tblGrid>
        </w:tblGridChange>
      </w:tblGrid>
      <w:tr>
        <w:trPr>
          <w:cantSplit w:val="0"/>
          <w:trHeight w:val="20" w:hRule="atLeast"/>
          <w:tblHeader w:val="0"/>
        </w:trPr>
        <w:tc>
          <w:tcPr>
            <w:gridSpan w:val="2"/>
            <w:shd w:fill="747480" w:val="clear"/>
            <w:tcMar>
              <w:top w:w="57.0" w:type="dxa"/>
              <w:left w:w="57.0" w:type="dxa"/>
              <w:bottom w:w="57.0" w:type="dxa"/>
              <w:right w:w="57.0" w:type="dxa"/>
            </w:tcMar>
          </w:tcPr>
          <w:p w:rsidR="00000000" w:rsidDel="00000000" w:rsidP="00000000" w:rsidRDefault="00000000" w:rsidRPr="00000000" w14:paraId="00000863">
            <w:pPr>
              <w:widowControl w:val="1"/>
              <w:pBdr>
                <w:top w:space="0" w:sz="0" w:val="nil"/>
                <w:left w:space="0" w:sz="0" w:val="nil"/>
                <w:bottom w:space="0" w:sz="0" w:val="nil"/>
                <w:right w:space="0" w:sz="0" w:val="nil"/>
                <w:between w:space="0" w:sz="0" w:val="nil"/>
              </w:pBdr>
              <w:spacing w:after="60" w:lineRule="auto"/>
              <w:rPr>
                <w:rFonts w:ascii="Arial" w:cs="Arial" w:eastAsia="Arial" w:hAnsi="Arial"/>
                <w:b w:val="1"/>
                <w:color w:val="000000"/>
              </w:rPr>
            </w:pPr>
            <w:r w:rsidDel="00000000" w:rsidR="00000000" w:rsidRPr="00000000">
              <w:rPr>
                <w:rFonts w:ascii="Arial" w:cs="Arial" w:eastAsia="Arial" w:hAnsi="Arial"/>
                <w:b w:val="1"/>
                <w:color w:val="ffffff"/>
                <w:rtl w:val="0"/>
              </w:rPr>
              <w:t xml:space="preserve">Approval</w:t>
            </w:r>
            <w:r w:rsidDel="00000000" w:rsidR="00000000" w:rsidRPr="00000000">
              <w:rPr>
                <w:rtl w:val="0"/>
              </w:rPr>
            </w:r>
          </w:p>
        </w:tc>
      </w:tr>
      <w:tr>
        <w:trPr>
          <w:cantSplit w:val="0"/>
          <w:trHeight w:val="20" w:hRule="atLeast"/>
          <w:tblHeader w:val="0"/>
        </w:trPr>
        <w:tc>
          <w:tcPr>
            <w:gridSpan w:val="2"/>
            <w:shd w:fill="c4c4cd" w:val="clear"/>
            <w:tcMar>
              <w:top w:w="57.0" w:type="dxa"/>
              <w:left w:w="57.0" w:type="dxa"/>
              <w:bottom w:w="57.0" w:type="dxa"/>
              <w:right w:w="57.0" w:type="dxa"/>
            </w:tcMar>
          </w:tcPr>
          <w:p w:rsidR="00000000" w:rsidDel="00000000" w:rsidP="00000000" w:rsidRDefault="00000000" w:rsidRPr="00000000" w14:paraId="00000865">
            <w:pPr>
              <w:pStyle w:val="Subtitle"/>
              <w:widowControl w:val="1"/>
              <w:spacing w:line="240" w:lineRule="auto"/>
              <w:rPr>
                <w:b w:val="1"/>
                <w:sz w:val="20"/>
                <w:szCs w:val="20"/>
              </w:rPr>
            </w:pPr>
            <w:r w:rsidDel="00000000" w:rsidR="00000000" w:rsidRPr="00000000">
              <w:rPr>
                <w:b w:val="1"/>
                <w:sz w:val="20"/>
                <w:szCs w:val="20"/>
                <w:rtl w:val="0"/>
              </w:rPr>
              <w:t xml:space="preserve">I confirm that the following is correct to the best of my knowledge and belief:</w:t>
            </w:r>
          </w:p>
          <w:p w:rsidR="00000000" w:rsidDel="00000000" w:rsidP="00000000" w:rsidRDefault="00000000" w:rsidRPr="00000000" w14:paraId="00000866">
            <w:pPr>
              <w:pStyle w:val="Subtitle"/>
              <w:widowControl w:val="1"/>
              <w:numPr>
                <w:ilvl w:val="0"/>
                <w:numId w:val="4"/>
              </w:numPr>
              <w:spacing w:line="240" w:lineRule="auto"/>
              <w:ind w:left="284" w:hanging="284"/>
              <w:rPr/>
            </w:pPr>
            <w:r w:rsidDel="00000000" w:rsidR="00000000" w:rsidRPr="00000000">
              <w:rPr>
                <w:rtl w:val="0"/>
              </w:rPr>
              <w:t xml:space="preserve">The above information is true, correct and accurately reflect the work undertaken in all material detail.</w:t>
            </w:r>
          </w:p>
          <w:p w:rsidR="00000000" w:rsidDel="00000000" w:rsidP="00000000" w:rsidRDefault="00000000" w:rsidRPr="00000000" w14:paraId="00000867">
            <w:pPr>
              <w:pStyle w:val="Subtitle"/>
              <w:widowControl w:val="1"/>
              <w:numPr>
                <w:ilvl w:val="0"/>
                <w:numId w:val="4"/>
              </w:numPr>
              <w:spacing w:line="240" w:lineRule="auto"/>
              <w:ind w:left="284" w:hanging="284"/>
              <w:rPr/>
            </w:pPr>
            <w:r w:rsidDel="00000000" w:rsidR="00000000" w:rsidRPr="00000000">
              <w:rPr>
                <w:rtl w:val="0"/>
              </w:rPr>
              <w:t xml:space="preserve">The R&amp;D activities were undertaken for Intersective Pty Ltd and not to a significant extent for any other entity.</w:t>
            </w:r>
          </w:p>
          <w:p w:rsidR="00000000" w:rsidDel="00000000" w:rsidP="00000000" w:rsidRDefault="00000000" w:rsidRPr="00000000" w14:paraId="00000868">
            <w:pPr>
              <w:pStyle w:val="Subtitle"/>
              <w:widowControl w:val="1"/>
              <w:numPr>
                <w:ilvl w:val="0"/>
                <w:numId w:val="4"/>
              </w:numPr>
              <w:spacing w:line="240" w:lineRule="auto"/>
              <w:ind w:left="284" w:hanging="284"/>
              <w:rPr/>
            </w:pPr>
            <w:r w:rsidDel="00000000" w:rsidR="00000000" w:rsidRPr="00000000">
              <w:rPr>
                <w:rtl w:val="0"/>
              </w:rPr>
              <w:t xml:space="preserve">The core activities described above were undertaken to generate new knowledge (including in the form of new or improved materials, products, devices, processes or services).</w:t>
            </w:r>
          </w:p>
          <w:p w:rsidR="00000000" w:rsidDel="00000000" w:rsidP="00000000" w:rsidRDefault="00000000" w:rsidRPr="00000000" w14:paraId="00000869">
            <w:pPr>
              <w:pStyle w:val="Subtitle"/>
              <w:widowControl w:val="1"/>
              <w:numPr>
                <w:ilvl w:val="0"/>
                <w:numId w:val="4"/>
              </w:numPr>
              <w:spacing w:line="240" w:lineRule="auto"/>
              <w:ind w:left="284" w:hanging="284"/>
              <w:rPr/>
            </w:pPr>
            <w:r w:rsidDel="00000000" w:rsidR="00000000" w:rsidRPr="00000000">
              <w:rPr>
                <w:rtl w:val="0"/>
              </w:rPr>
              <w:t xml:space="preserve">The outcomes of the core activities could not have been known or determined in advance based on searches or enquiries made by Intersective Pty Ltd; specifically:</w:t>
            </w:r>
          </w:p>
          <w:p w:rsidR="00000000" w:rsidDel="00000000" w:rsidP="00000000" w:rsidRDefault="00000000" w:rsidRPr="00000000" w14:paraId="0000086A">
            <w:pPr>
              <w:pStyle w:val="Subtitle"/>
              <w:widowControl w:val="1"/>
              <w:numPr>
                <w:ilvl w:val="1"/>
                <w:numId w:val="4"/>
              </w:numPr>
              <w:spacing w:line="240" w:lineRule="auto"/>
              <w:ind w:left="851" w:hanging="284"/>
              <w:rPr/>
            </w:pPr>
            <w:r w:rsidDel="00000000" w:rsidR="00000000" w:rsidRPr="00000000">
              <w:rPr>
                <w:rtl w:val="0"/>
              </w:rPr>
              <w:t xml:space="preserve">There was no applicable information in scientific, technical, or professional literature or patents.</w:t>
            </w:r>
          </w:p>
          <w:p w:rsidR="00000000" w:rsidDel="00000000" w:rsidP="00000000" w:rsidRDefault="00000000" w:rsidRPr="00000000" w14:paraId="0000086B">
            <w:pPr>
              <w:pStyle w:val="Subtitle"/>
              <w:widowControl w:val="1"/>
              <w:numPr>
                <w:ilvl w:val="1"/>
                <w:numId w:val="4"/>
              </w:numPr>
              <w:spacing w:line="240" w:lineRule="auto"/>
              <w:ind w:left="851" w:hanging="284"/>
              <w:rPr/>
            </w:pPr>
            <w:r w:rsidDel="00000000" w:rsidR="00000000" w:rsidRPr="00000000">
              <w:rPr>
                <w:rtl w:val="0"/>
              </w:rPr>
              <w:t xml:space="preserve">Experts in the field provided advice that there was no solution that could be applied.</w:t>
            </w:r>
          </w:p>
          <w:p w:rsidR="00000000" w:rsidDel="00000000" w:rsidP="00000000" w:rsidRDefault="00000000" w:rsidRPr="00000000" w14:paraId="0000086C">
            <w:pPr>
              <w:pStyle w:val="Subtitle"/>
              <w:widowControl w:val="1"/>
              <w:numPr>
                <w:ilvl w:val="1"/>
                <w:numId w:val="4"/>
              </w:numPr>
              <w:spacing w:line="240" w:lineRule="auto"/>
              <w:ind w:left="851" w:hanging="284"/>
              <w:rPr/>
            </w:pPr>
            <w:r w:rsidDel="00000000" w:rsidR="00000000" w:rsidRPr="00000000">
              <w:rPr>
                <w:rtl w:val="0"/>
              </w:rPr>
              <w:t xml:space="preserve">There was no way to adapt solutions from other companies in, and out of, Australia.</w:t>
            </w:r>
          </w:p>
          <w:p w:rsidR="00000000" w:rsidDel="00000000" w:rsidP="00000000" w:rsidRDefault="00000000" w:rsidRPr="00000000" w14:paraId="0000086D">
            <w:pPr>
              <w:pStyle w:val="Subtitle"/>
              <w:widowControl w:val="1"/>
              <w:numPr>
                <w:ilvl w:val="0"/>
                <w:numId w:val="4"/>
              </w:numPr>
              <w:spacing w:line="240" w:lineRule="auto"/>
              <w:ind w:left="284" w:hanging="284"/>
              <w:rPr/>
            </w:pPr>
            <w:r w:rsidDel="00000000" w:rsidR="00000000" w:rsidRPr="00000000">
              <w:rPr>
                <w:rtl w:val="0"/>
              </w:rPr>
              <w:t xml:space="preserve">The outcomes of the core activities could only be determined by conducting a systematic progression of work which followed the scientific method, involving:</w:t>
            </w:r>
          </w:p>
          <w:p w:rsidR="00000000" w:rsidDel="00000000" w:rsidP="00000000" w:rsidRDefault="00000000" w:rsidRPr="00000000" w14:paraId="0000086E">
            <w:pPr>
              <w:pStyle w:val="Subtitle"/>
              <w:widowControl w:val="1"/>
              <w:numPr>
                <w:ilvl w:val="1"/>
                <w:numId w:val="4"/>
              </w:numPr>
              <w:spacing w:line="240" w:lineRule="auto"/>
              <w:ind w:left="851" w:hanging="284"/>
              <w:rPr/>
            </w:pPr>
            <w:r w:rsidDel="00000000" w:rsidR="00000000" w:rsidRPr="00000000">
              <w:rPr>
                <w:rtl w:val="0"/>
              </w:rPr>
              <w:t xml:space="preserve">The formulation of a hypothesis;</w:t>
            </w:r>
          </w:p>
          <w:p w:rsidR="00000000" w:rsidDel="00000000" w:rsidP="00000000" w:rsidRDefault="00000000" w:rsidRPr="00000000" w14:paraId="0000086F">
            <w:pPr>
              <w:pStyle w:val="Subtitle"/>
              <w:widowControl w:val="1"/>
              <w:numPr>
                <w:ilvl w:val="1"/>
                <w:numId w:val="4"/>
              </w:numPr>
              <w:spacing w:line="240" w:lineRule="auto"/>
              <w:ind w:left="851" w:hanging="284"/>
              <w:rPr/>
            </w:pPr>
            <w:r w:rsidDel="00000000" w:rsidR="00000000" w:rsidRPr="00000000">
              <w:rPr>
                <w:rtl w:val="0"/>
              </w:rPr>
              <w:t xml:space="preserve">The conducting of an experiment to test the hypothesis;</w:t>
            </w:r>
          </w:p>
          <w:p w:rsidR="00000000" w:rsidDel="00000000" w:rsidP="00000000" w:rsidRDefault="00000000" w:rsidRPr="00000000" w14:paraId="00000870">
            <w:pPr>
              <w:pStyle w:val="Subtitle"/>
              <w:widowControl w:val="1"/>
              <w:numPr>
                <w:ilvl w:val="1"/>
                <w:numId w:val="4"/>
              </w:numPr>
              <w:spacing w:line="240" w:lineRule="auto"/>
              <w:ind w:left="851" w:hanging="284"/>
              <w:rPr/>
            </w:pPr>
            <w:r w:rsidDel="00000000" w:rsidR="00000000" w:rsidRPr="00000000">
              <w:rPr>
                <w:rtl w:val="0"/>
              </w:rPr>
              <w:t xml:space="preserve">The observation and evaluation of results; and</w:t>
            </w:r>
          </w:p>
          <w:p w:rsidR="00000000" w:rsidDel="00000000" w:rsidP="00000000" w:rsidRDefault="00000000" w:rsidRPr="00000000" w14:paraId="00000871">
            <w:pPr>
              <w:pStyle w:val="Subtitle"/>
              <w:widowControl w:val="1"/>
              <w:numPr>
                <w:ilvl w:val="1"/>
                <w:numId w:val="4"/>
              </w:numPr>
              <w:spacing w:line="240" w:lineRule="auto"/>
              <w:ind w:left="851" w:hanging="284"/>
              <w:rPr/>
            </w:pPr>
            <w:r w:rsidDel="00000000" w:rsidR="00000000" w:rsidRPr="00000000">
              <w:rPr>
                <w:rtl w:val="0"/>
              </w:rPr>
              <w:t xml:space="preserve">The generation of logical conclusions.</w:t>
            </w:r>
          </w:p>
          <w:p w:rsidR="00000000" w:rsidDel="00000000" w:rsidP="00000000" w:rsidRDefault="00000000" w:rsidRPr="00000000" w14:paraId="00000872">
            <w:pPr>
              <w:pStyle w:val="Subtitle"/>
              <w:widowControl w:val="1"/>
              <w:numPr>
                <w:ilvl w:val="0"/>
                <w:numId w:val="4"/>
              </w:numPr>
              <w:spacing w:line="240" w:lineRule="auto"/>
              <w:ind w:left="284" w:hanging="284"/>
              <w:rPr/>
            </w:pPr>
            <w:r w:rsidDel="00000000" w:rsidR="00000000" w:rsidRPr="00000000">
              <w:rPr>
                <w:rtl w:val="0"/>
              </w:rPr>
              <w:t xml:space="preserve">Software developed during the core activities was not developed for the dominant purpose for use by Intersective Pty Ltd or any related parties for their internal administration.</w:t>
            </w:r>
          </w:p>
          <w:p w:rsidR="00000000" w:rsidDel="00000000" w:rsidP="00000000" w:rsidRDefault="00000000" w:rsidRPr="00000000" w14:paraId="00000873">
            <w:pPr>
              <w:pStyle w:val="Subtitle"/>
              <w:widowControl w:val="1"/>
              <w:numPr>
                <w:ilvl w:val="0"/>
                <w:numId w:val="4"/>
              </w:numPr>
              <w:spacing w:line="240" w:lineRule="auto"/>
              <w:ind w:left="284" w:hanging="284"/>
              <w:rPr/>
            </w:pPr>
            <w:r w:rsidDel="00000000" w:rsidR="00000000" w:rsidRPr="00000000">
              <w:rPr>
                <w:rtl w:val="0"/>
              </w:rPr>
              <w:t xml:space="preserve">The core activities were not routine industry activities or minor stylistic or cosmetic modifications.</w:t>
            </w:r>
          </w:p>
          <w:p w:rsidR="00000000" w:rsidDel="00000000" w:rsidP="00000000" w:rsidRDefault="00000000" w:rsidRPr="00000000" w14:paraId="00000874">
            <w:pPr>
              <w:pStyle w:val="Subtitle"/>
              <w:widowControl w:val="1"/>
              <w:numPr>
                <w:ilvl w:val="0"/>
                <w:numId w:val="4"/>
              </w:numPr>
              <w:spacing w:line="240" w:lineRule="auto"/>
              <w:ind w:left="284" w:hanging="284"/>
              <w:rPr/>
            </w:pPr>
            <w:r w:rsidDel="00000000" w:rsidR="00000000" w:rsidRPr="00000000">
              <w:rPr>
                <w:rtl w:val="0"/>
              </w:rPr>
              <w:t xml:space="preserve">The core activities are not excluded from being core activities, pursuant to those listed in </w:t>
            </w:r>
            <w:r w:rsidDel="00000000" w:rsidR="00000000" w:rsidRPr="00000000">
              <w:rPr>
                <w:i w:val="1"/>
                <w:rtl w:val="0"/>
              </w:rPr>
              <w:t xml:space="preserve">s355-25(2)</w:t>
            </w:r>
            <w:r w:rsidDel="00000000" w:rsidR="00000000" w:rsidRPr="00000000">
              <w:rPr>
                <w:rtl w:val="0"/>
              </w:rPr>
              <w:t xml:space="preserve"> of the </w:t>
            </w:r>
            <w:r w:rsidDel="00000000" w:rsidR="00000000" w:rsidRPr="00000000">
              <w:rPr>
                <w:i w:val="1"/>
                <w:rtl w:val="0"/>
              </w:rPr>
              <w:t xml:space="preserve">ITAA97</w:t>
            </w:r>
            <w:r w:rsidDel="00000000" w:rsidR="00000000" w:rsidRPr="00000000">
              <w:rPr>
                <w:rtl w:val="0"/>
              </w:rPr>
              <w:t xml:space="preserve"> which includes:</w:t>
            </w:r>
          </w:p>
          <w:p w:rsidR="00000000" w:rsidDel="00000000" w:rsidP="00000000" w:rsidRDefault="00000000" w:rsidRPr="00000000" w14:paraId="00000875">
            <w:pPr>
              <w:pStyle w:val="Subtitle"/>
              <w:widowControl w:val="1"/>
              <w:numPr>
                <w:ilvl w:val="1"/>
                <w:numId w:val="4"/>
              </w:numPr>
              <w:spacing w:line="240" w:lineRule="auto"/>
              <w:ind w:left="851" w:hanging="284"/>
              <w:rPr/>
            </w:pPr>
            <w:r w:rsidDel="00000000" w:rsidR="00000000" w:rsidRPr="00000000">
              <w:rPr>
                <w:rtl w:val="0"/>
              </w:rPr>
              <w:t xml:space="preserve">Market research, market testing or market development, or sales promotion (including consumer surveys)</w:t>
            </w:r>
          </w:p>
          <w:p w:rsidR="00000000" w:rsidDel="00000000" w:rsidP="00000000" w:rsidRDefault="00000000" w:rsidRPr="00000000" w14:paraId="00000876">
            <w:pPr>
              <w:pStyle w:val="Subtitle"/>
              <w:widowControl w:val="1"/>
              <w:numPr>
                <w:ilvl w:val="1"/>
                <w:numId w:val="4"/>
              </w:numPr>
              <w:spacing w:line="240" w:lineRule="auto"/>
              <w:ind w:left="851" w:hanging="284"/>
              <w:rPr/>
            </w:pPr>
            <w:r w:rsidDel="00000000" w:rsidR="00000000" w:rsidRPr="00000000">
              <w:rPr>
                <w:rtl w:val="0"/>
              </w:rPr>
              <w:t xml:space="preserve">Management studies or efficiency surveys</w:t>
            </w:r>
          </w:p>
          <w:p w:rsidR="00000000" w:rsidDel="00000000" w:rsidP="00000000" w:rsidRDefault="00000000" w:rsidRPr="00000000" w14:paraId="00000877">
            <w:pPr>
              <w:pStyle w:val="Subtitle"/>
              <w:widowControl w:val="1"/>
              <w:numPr>
                <w:ilvl w:val="1"/>
                <w:numId w:val="4"/>
              </w:numPr>
              <w:spacing w:line="240" w:lineRule="auto"/>
              <w:ind w:left="851" w:hanging="284"/>
              <w:rPr/>
            </w:pPr>
            <w:r w:rsidDel="00000000" w:rsidR="00000000" w:rsidRPr="00000000">
              <w:rPr>
                <w:rtl w:val="0"/>
              </w:rPr>
              <w:t xml:space="preserve">Research in social sciences, arts or humanities</w:t>
            </w:r>
          </w:p>
          <w:p w:rsidR="00000000" w:rsidDel="00000000" w:rsidP="00000000" w:rsidRDefault="00000000" w:rsidRPr="00000000" w14:paraId="00000878">
            <w:pPr>
              <w:pStyle w:val="Subtitle"/>
              <w:widowControl w:val="1"/>
              <w:numPr>
                <w:ilvl w:val="1"/>
                <w:numId w:val="4"/>
              </w:numPr>
              <w:spacing w:line="240" w:lineRule="auto"/>
              <w:ind w:left="851" w:hanging="284"/>
              <w:rPr/>
            </w:pPr>
            <w:r w:rsidDel="00000000" w:rsidR="00000000" w:rsidRPr="00000000">
              <w:rPr>
                <w:rtl w:val="0"/>
              </w:rPr>
              <w:t xml:space="preserve">Activities associated with complying with statutory requirements or standards, including maintaining national standards, calibrating secondary standards, or routine testing of components, products or processes</w:t>
            </w:r>
          </w:p>
          <w:p w:rsidR="00000000" w:rsidDel="00000000" w:rsidP="00000000" w:rsidRDefault="00000000" w:rsidRPr="00000000" w14:paraId="00000879">
            <w:pPr>
              <w:pStyle w:val="Subtitle"/>
              <w:widowControl w:val="1"/>
              <w:numPr>
                <w:ilvl w:val="0"/>
                <w:numId w:val="4"/>
              </w:numPr>
              <w:spacing w:line="240" w:lineRule="auto"/>
              <w:ind w:left="284" w:hanging="284"/>
              <w:rPr/>
            </w:pPr>
            <w:r w:rsidDel="00000000" w:rsidR="00000000" w:rsidRPr="00000000">
              <w:rPr>
                <w:rtl w:val="0"/>
              </w:rPr>
              <w:t xml:space="preserve">The supporting activities described above were directly related to the core activities and were an essential component in the generation of new knowledge.</w:t>
            </w:r>
          </w:p>
          <w:p w:rsidR="00000000" w:rsidDel="00000000" w:rsidP="00000000" w:rsidRDefault="00000000" w:rsidRPr="00000000" w14:paraId="0000087A">
            <w:pPr>
              <w:pStyle w:val="Subtitle"/>
              <w:widowControl w:val="1"/>
              <w:numPr>
                <w:ilvl w:val="0"/>
                <w:numId w:val="4"/>
              </w:numPr>
              <w:spacing w:line="240" w:lineRule="auto"/>
              <w:ind w:left="284" w:hanging="284"/>
              <w:rPr/>
            </w:pPr>
            <w:r w:rsidDel="00000000" w:rsidR="00000000" w:rsidRPr="00000000">
              <w:rPr>
                <w:rtl w:val="0"/>
              </w:rPr>
              <w:t xml:space="preserve">Dated contemporaneous records that substantiate the conducting of the R&amp;D activities are maintained, particularly in relation to the generation of new knowledge and the undertaking of a systematic progression of work.</w:t>
            </w:r>
          </w:p>
        </w:tc>
      </w:tr>
      <w:tr>
        <w:trPr>
          <w:cantSplit w:val="0"/>
          <w:trHeight w:val="397" w:hRule="atLeast"/>
          <w:tblHeader w:val="0"/>
        </w:trPr>
        <w:tc>
          <w:tcPr>
            <w:shd w:fill="c4c4cd" w:val="clear"/>
            <w:tcMar>
              <w:top w:w="57.0" w:type="dxa"/>
              <w:left w:w="57.0" w:type="dxa"/>
              <w:bottom w:w="57.0" w:type="dxa"/>
              <w:right w:w="57.0" w:type="dxa"/>
            </w:tcMar>
            <w:vAlign w:val="center"/>
          </w:tcPr>
          <w:p w:rsidR="00000000" w:rsidDel="00000000" w:rsidP="00000000" w:rsidRDefault="00000000" w:rsidRPr="00000000" w14:paraId="0000087C">
            <w:pPr>
              <w:widowControl w:val="1"/>
              <w:pBdr>
                <w:top w:space="0" w:sz="0" w:val="nil"/>
                <w:left w:space="0" w:sz="0" w:val="nil"/>
                <w:bottom w:space="0" w:sz="0" w:val="nil"/>
                <w:right w:space="0" w:sz="0" w:val="nil"/>
                <w:between w:space="0" w:sz="0" w:val="nil"/>
              </w:pBdr>
              <w:spacing w:after="6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Name:</w:t>
            </w:r>
          </w:p>
        </w:tc>
        <w:tc>
          <w:tcPr>
            <w:tcMar>
              <w:top w:w="57.0" w:type="dxa"/>
              <w:left w:w="57.0" w:type="dxa"/>
              <w:bottom w:w="57.0" w:type="dxa"/>
              <w:right w:w="57.0" w:type="dxa"/>
            </w:tcMar>
            <w:vAlign w:val="center"/>
          </w:tcPr>
          <w:p w:rsidR="00000000" w:rsidDel="00000000" w:rsidP="00000000" w:rsidRDefault="00000000" w:rsidRPr="00000000" w14:paraId="0000087D">
            <w:pPr>
              <w:widowControl w:val="1"/>
              <w:rPr/>
            </w:pPr>
            <w:r w:rsidDel="00000000" w:rsidR="00000000" w:rsidRPr="00000000">
              <w:rPr>
                <w:rtl w:val="0"/>
              </w:rPr>
            </w:r>
          </w:p>
        </w:tc>
      </w:tr>
      <w:tr>
        <w:trPr>
          <w:cantSplit w:val="0"/>
          <w:trHeight w:val="397" w:hRule="atLeast"/>
          <w:tblHeader w:val="0"/>
        </w:trPr>
        <w:tc>
          <w:tcPr>
            <w:shd w:fill="c4c4cd" w:val="clear"/>
            <w:tcMar>
              <w:top w:w="57.0" w:type="dxa"/>
              <w:left w:w="57.0" w:type="dxa"/>
              <w:bottom w:w="57.0" w:type="dxa"/>
              <w:right w:w="57.0" w:type="dxa"/>
            </w:tcMar>
            <w:vAlign w:val="center"/>
          </w:tcPr>
          <w:p w:rsidR="00000000" w:rsidDel="00000000" w:rsidP="00000000" w:rsidRDefault="00000000" w:rsidRPr="00000000" w14:paraId="0000087E">
            <w:pPr>
              <w:widowControl w:val="1"/>
              <w:pBdr>
                <w:top w:space="0" w:sz="0" w:val="nil"/>
                <w:left w:space="0" w:sz="0" w:val="nil"/>
                <w:bottom w:space="0" w:sz="0" w:val="nil"/>
                <w:right w:space="0" w:sz="0" w:val="nil"/>
                <w:between w:space="0" w:sz="0" w:val="nil"/>
              </w:pBdr>
              <w:spacing w:after="6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Position:</w:t>
            </w:r>
          </w:p>
        </w:tc>
        <w:tc>
          <w:tcPr>
            <w:tcMar>
              <w:top w:w="57.0" w:type="dxa"/>
              <w:left w:w="57.0" w:type="dxa"/>
              <w:bottom w:w="57.0" w:type="dxa"/>
              <w:right w:w="57.0" w:type="dxa"/>
            </w:tcMar>
            <w:vAlign w:val="center"/>
          </w:tcPr>
          <w:p w:rsidR="00000000" w:rsidDel="00000000" w:rsidP="00000000" w:rsidRDefault="00000000" w:rsidRPr="00000000" w14:paraId="0000087F">
            <w:pPr>
              <w:widowControl w:val="1"/>
              <w:rPr/>
            </w:pPr>
            <w:r w:rsidDel="00000000" w:rsidR="00000000" w:rsidRPr="00000000">
              <w:rPr>
                <w:rtl w:val="0"/>
              </w:rPr>
            </w:r>
          </w:p>
        </w:tc>
      </w:tr>
      <w:tr>
        <w:trPr>
          <w:cantSplit w:val="0"/>
          <w:trHeight w:val="794" w:hRule="atLeast"/>
          <w:tblHeader w:val="0"/>
        </w:trPr>
        <w:tc>
          <w:tcPr>
            <w:shd w:fill="c4c4cd" w:val="clear"/>
            <w:tcMar>
              <w:top w:w="57.0" w:type="dxa"/>
              <w:left w:w="57.0" w:type="dxa"/>
              <w:bottom w:w="57.0" w:type="dxa"/>
              <w:right w:w="57.0" w:type="dxa"/>
            </w:tcMar>
            <w:vAlign w:val="center"/>
          </w:tcPr>
          <w:p w:rsidR="00000000" w:rsidDel="00000000" w:rsidP="00000000" w:rsidRDefault="00000000" w:rsidRPr="00000000" w14:paraId="00000880">
            <w:pPr>
              <w:widowControl w:val="1"/>
              <w:pBdr>
                <w:top w:space="0" w:sz="0" w:val="nil"/>
                <w:left w:space="0" w:sz="0" w:val="nil"/>
                <w:bottom w:space="0" w:sz="0" w:val="nil"/>
                <w:right w:space="0" w:sz="0" w:val="nil"/>
                <w:between w:space="0" w:sz="0" w:val="nil"/>
              </w:pBdr>
              <w:spacing w:after="6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Signature:</w:t>
            </w:r>
          </w:p>
        </w:tc>
        <w:tc>
          <w:tcPr>
            <w:tcMar>
              <w:top w:w="57.0" w:type="dxa"/>
              <w:left w:w="57.0" w:type="dxa"/>
              <w:bottom w:w="57.0" w:type="dxa"/>
              <w:right w:w="57.0" w:type="dxa"/>
            </w:tcMar>
            <w:vAlign w:val="center"/>
          </w:tcPr>
          <w:p w:rsidR="00000000" w:rsidDel="00000000" w:rsidP="00000000" w:rsidRDefault="00000000" w:rsidRPr="00000000" w14:paraId="00000881">
            <w:pPr>
              <w:widowControl w:val="1"/>
              <w:rPr/>
            </w:pPr>
            <w:r w:rsidDel="00000000" w:rsidR="00000000" w:rsidRPr="00000000">
              <w:rPr>
                <w:rtl w:val="0"/>
              </w:rPr>
            </w:r>
          </w:p>
        </w:tc>
      </w:tr>
      <w:tr>
        <w:trPr>
          <w:cantSplit w:val="0"/>
          <w:trHeight w:val="397" w:hRule="atLeast"/>
          <w:tblHeader w:val="0"/>
        </w:trPr>
        <w:tc>
          <w:tcPr>
            <w:shd w:fill="c4c4cd" w:val="clear"/>
            <w:tcMar>
              <w:top w:w="57.0" w:type="dxa"/>
              <w:left w:w="57.0" w:type="dxa"/>
              <w:bottom w:w="57.0" w:type="dxa"/>
              <w:right w:w="57.0" w:type="dxa"/>
            </w:tcMar>
            <w:vAlign w:val="center"/>
          </w:tcPr>
          <w:p w:rsidR="00000000" w:rsidDel="00000000" w:rsidP="00000000" w:rsidRDefault="00000000" w:rsidRPr="00000000" w14:paraId="00000882">
            <w:pPr>
              <w:widowControl w:val="1"/>
              <w:pBdr>
                <w:top w:space="0" w:sz="0" w:val="nil"/>
                <w:left w:space="0" w:sz="0" w:val="nil"/>
                <w:bottom w:space="0" w:sz="0" w:val="nil"/>
                <w:right w:space="0" w:sz="0" w:val="nil"/>
                <w:between w:space="0" w:sz="0" w:val="nil"/>
              </w:pBdr>
              <w:spacing w:after="6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Date:</w:t>
            </w:r>
          </w:p>
        </w:tc>
        <w:tc>
          <w:tcPr>
            <w:tcMar>
              <w:top w:w="57.0" w:type="dxa"/>
              <w:left w:w="57.0" w:type="dxa"/>
              <w:bottom w:w="57.0" w:type="dxa"/>
              <w:right w:w="57.0" w:type="dxa"/>
            </w:tcMar>
            <w:vAlign w:val="center"/>
          </w:tcPr>
          <w:p w:rsidR="00000000" w:rsidDel="00000000" w:rsidP="00000000" w:rsidRDefault="00000000" w:rsidRPr="00000000" w14:paraId="00000883">
            <w:pPr>
              <w:widowControl w:val="1"/>
              <w:rPr/>
            </w:pPr>
            <w:r w:rsidDel="00000000" w:rsidR="00000000" w:rsidRPr="00000000">
              <w:rPr>
                <w:rtl w:val="0"/>
              </w:rPr>
            </w:r>
          </w:p>
        </w:tc>
      </w:tr>
    </w:tbl>
    <w:p w:rsidR="00000000" w:rsidDel="00000000" w:rsidP="00000000" w:rsidRDefault="00000000" w:rsidRPr="00000000" w14:paraId="00000884">
      <w:pPr>
        <w:widowControl w:val="1"/>
        <w:rPr>
          <w:color w:val="000000"/>
        </w:rPr>
      </w:pPr>
      <w:r w:rsidDel="00000000" w:rsidR="00000000" w:rsidRPr="00000000">
        <w:rPr>
          <w:rtl w:val="0"/>
        </w:rPr>
      </w:r>
    </w:p>
    <w:sectPr>
      <w:headerReference r:id="rId7" w:type="default"/>
      <w:headerReference r:id="rId8" w:type="first"/>
      <w:footerReference r:id="rId9" w:type="default"/>
      <w:footerReference r:id="rId10" w:type="first"/>
      <w:pgSz w:h="16838" w:w="11906" w:orient="portrait"/>
      <w:pgMar w:bottom="1440" w:top="1440" w:left="1440" w:right="1440" w:header="708" w:footer="708"/>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lvina Lee" w:id="0" w:date="2025-04-23T18:37:00Z">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Updated based on expenditure of $500,000 for FY24</w:t>
      </w:r>
    </w:p>
  </w:comment>
  <w:comment w:author="Elvina Lee" w:id="1" w:date="2025-04-24T14:51:00Z">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it possible to define (broadly?) what the variations were?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S Gothic"/>
  <w:font w:name="Times New Roman"/>
  <w:font w:name="Courier New"/>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8E">
    <w:pPr>
      <w:pBdr>
        <w:top w:space="0" w:sz="0" w:val="nil"/>
        <w:left w:space="0" w:sz="0" w:val="nil"/>
        <w:bottom w:space="0" w:sz="0" w:val="nil"/>
        <w:right w:space="0" w:sz="0" w:val="nil"/>
        <w:between w:space="0" w:sz="0" w:val="nil"/>
      </w:pBdr>
      <w:spacing w:after="0" w:before="0" w:line="276" w:lineRule="auto"/>
      <w:rPr>
        <w:sz w:val="2"/>
        <w:szCs w:val="2"/>
      </w:rPr>
    </w:pPr>
    <w:r w:rsidDel="00000000" w:rsidR="00000000" w:rsidRPr="00000000">
      <w:rPr>
        <w:rtl w:val="0"/>
      </w:rPr>
    </w:r>
  </w:p>
  <w:tbl>
    <w:tblPr>
      <w:tblStyle w:val="Table11"/>
      <w:tblW w:w="90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08"/>
      <w:gridCol w:w="4508"/>
      <w:tblGridChange w:id="0">
        <w:tblGrid>
          <w:gridCol w:w="4508"/>
          <w:gridCol w:w="4508"/>
        </w:tblGrid>
      </w:tblGridChange>
    </w:tblGrid>
    <w:tr>
      <w:trPr>
        <w:cantSplit w:val="0"/>
        <w:tblHeader w:val="0"/>
      </w:trPr>
      <w:tc>
        <w:tcPr>
          <w:vAlign w:val="bottom"/>
        </w:tcPr>
        <w:p w:rsidR="00000000" w:rsidDel="00000000" w:rsidP="00000000" w:rsidRDefault="00000000" w:rsidRPr="00000000" w14:paraId="0000088F">
          <w:pPr>
            <w:keepNext w:val="1"/>
            <w:pBdr>
              <w:top w:space="0" w:sz="0" w:val="nil"/>
              <w:left w:space="0" w:sz="0" w:val="nil"/>
              <w:bottom w:space="0" w:sz="0" w:val="nil"/>
              <w:right w:space="0" w:sz="0" w:val="nil"/>
              <w:between w:space="0" w:sz="0" w:val="nil"/>
            </w:pBdr>
            <w:rPr>
              <w:b w:val="1"/>
              <w:color w:val="ff4136"/>
              <w:sz w:val="16"/>
              <w:szCs w:val="16"/>
            </w:rPr>
          </w:pPr>
          <w:r w:rsidDel="00000000" w:rsidR="00000000" w:rsidRPr="00000000">
            <w:rPr>
              <w:b w:val="1"/>
              <w:color w:val="ff4136"/>
              <w:sz w:val="16"/>
              <w:szCs w:val="16"/>
              <w:rtl w:val="0"/>
            </w:rPr>
            <w:t xml:space="preserve">COMMERCIAL-IN-CONFIDENCE</w:t>
          </w:r>
        </w:p>
      </w:tc>
      <w:tc>
        <w:tcPr>
          <w:vAlign w:val="bottom"/>
        </w:tcPr>
        <w:p w:rsidR="00000000" w:rsidDel="00000000" w:rsidP="00000000" w:rsidRDefault="00000000" w:rsidRPr="00000000" w14:paraId="00000890">
          <w:pPr>
            <w:pBdr>
              <w:top w:space="0" w:sz="0" w:val="nil"/>
              <w:left w:space="0" w:sz="0" w:val="nil"/>
              <w:bottom w:space="0" w:sz="0" w:val="nil"/>
              <w:right w:space="0" w:sz="0" w:val="nil"/>
              <w:between w:space="0" w:sz="0" w:val="nil"/>
            </w:pBdr>
            <w:tabs>
              <w:tab w:val="center" w:leader="none" w:pos="4513"/>
              <w:tab w:val="right" w:leader="none" w:pos="9026"/>
            </w:tabs>
            <w:jc w:val="right"/>
            <w:rPr>
              <w:color w:val="000000"/>
              <w:sz w:val="16"/>
              <w:szCs w:val="16"/>
            </w:rPr>
          </w:pPr>
          <w:r w:rsidDel="00000000" w:rsidR="00000000" w:rsidRPr="00000000">
            <w:rPr>
              <w:color w:val="000000"/>
              <w:sz w:val="16"/>
              <w:szCs w:val="16"/>
              <w:rtl w:val="0"/>
            </w:rPr>
            <w:t xml:space="preserve">Page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6"/>
              <w:szCs w:val="16"/>
              <w:rtl w:val="0"/>
            </w:rPr>
            <w:t xml:space="preserve"> of </w:t>
          </w:r>
          <w:r w:rsidDel="00000000" w:rsidR="00000000" w:rsidRPr="00000000">
            <w:rPr>
              <w:color w:val="000000"/>
              <w:sz w:val="16"/>
              <w:szCs w:val="16"/>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891">
          <w:pPr>
            <w:pBdr>
              <w:top w:space="0" w:sz="0" w:val="nil"/>
              <w:left w:space="0" w:sz="0" w:val="nil"/>
              <w:bottom w:space="0" w:sz="0" w:val="nil"/>
              <w:right w:space="0" w:sz="0" w:val="nil"/>
              <w:between w:space="0" w:sz="0" w:val="nil"/>
            </w:pBdr>
            <w:tabs>
              <w:tab w:val="center" w:leader="none" w:pos="4513"/>
              <w:tab w:val="right" w:leader="none" w:pos="9026"/>
            </w:tabs>
            <w:jc w:val="right"/>
            <w:rPr>
              <w:color w:val="000000"/>
            </w:rPr>
          </w:pPr>
          <w:r w:rsidDel="00000000" w:rsidR="00000000" w:rsidRPr="00000000">
            <w:rPr>
              <w:color w:val="000000"/>
              <w:sz w:val="16"/>
              <w:szCs w:val="16"/>
              <w:rtl w:val="0"/>
            </w:rPr>
            <w:t xml:space="preserve">For the year ended 30 June 2024</w:t>
          </w:r>
          <w:r w:rsidDel="00000000" w:rsidR="00000000" w:rsidRPr="00000000">
            <w:rPr>
              <w:rtl w:val="0"/>
            </w:rPr>
          </w:r>
        </w:p>
      </w:tc>
    </w:tr>
  </w:tbl>
  <w:p w:rsidR="00000000" w:rsidDel="00000000" w:rsidP="00000000" w:rsidRDefault="00000000" w:rsidRPr="00000000" w14:paraId="00000892">
    <w:pPr>
      <w:pBdr>
        <w:top w:space="0" w:sz="0" w:val="nil"/>
        <w:left w:space="0" w:sz="0" w:val="nil"/>
        <w:bottom w:space="0" w:sz="0" w:val="nil"/>
        <w:right w:space="0" w:sz="0" w:val="nil"/>
        <w:between w:space="0" w:sz="0" w:val="nil"/>
      </w:pBdr>
      <w:tabs>
        <w:tab w:val="center" w:leader="none" w:pos="4513"/>
        <w:tab w:val="right" w:leader="none" w:pos="9026"/>
      </w:tabs>
      <w:rPr>
        <w:color w:val="000000"/>
        <w:sz w:val="2"/>
        <w:szCs w:val="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93">
    <w:pPr>
      <w:pBdr>
        <w:top w:space="0" w:sz="0" w:val="nil"/>
        <w:left w:space="0" w:sz="0" w:val="nil"/>
        <w:bottom w:space="0" w:sz="0" w:val="nil"/>
        <w:right w:space="0" w:sz="0" w:val="nil"/>
        <w:between w:space="0" w:sz="0" w:val="nil"/>
      </w:pBdr>
      <w:spacing w:after="0" w:before="0" w:line="276" w:lineRule="auto"/>
      <w:rPr>
        <w:sz w:val="2"/>
        <w:szCs w:val="2"/>
      </w:rPr>
    </w:pPr>
    <w:r w:rsidDel="00000000" w:rsidR="00000000" w:rsidRPr="00000000">
      <w:rPr>
        <w:rtl w:val="0"/>
      </w:rPr>
    </w:r>
  </w:p>
  <w:tbl>
    <w:tblPr>
      <w:tblStyle w:val="Table12"/>
      <w:tblW w:w="90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08"/>
      <w:gridCol w:w="4508"/>
      <w:tblGridChange w:id="0">
        <w:tblGrid>
          <w:gridCol w:w="4508"/>
          <w:gridCol w:w="4508"/>
        </w:tblGrid>
      </w:tblGridChange>
    </w:tblGrid>
    <w:tr>
      <w:trPr>
        <w:cantSplit w:val="0"/>
        <w:tblHeader w:val="0"/>
      </w:trPr>
      <w:tc>
        <w:tcPr>
          <w:vAlign w:val="bottom"/>
        </w:tcPr>
        <w:p w:rsidR="00000000" w:rsidDel="00000000" w:rsidP="00000000" w:rsidRDefault="00000000" w:rsidRPr="00000000" w14:paraId="00000894">
          <w:pPr>
            <w:keepNext w:val="1"/>
            <w:pBdr>
              <w:top w:space="0" w:sz="0" w:val="nil"/>
              <w:left w:space="0" w:sz="0" w:val="nil"/>
              <w:bottom w:space="0" w:sz="0" w:val="nil"/>
              <w:right w:space="0" w:sz="0" w:val="nil"/>
              <w:between w:space="0" w:sz="0" w:val="nil"/>
            </w:pBdr>
            <w:rPr>
              <w:b w:val="1"/>
              <w:color w:val="ff4136"/>
              <w:sz w:val="16"/>
              <w:szCs w:val="16"/>
            </w:rPr>
          </w:pPr>
          <w:r w:rsidDel="00000000" w:rsidR="00000000" w:rsidRPr="00000000">
            <w:rPr>
              <w:b w:val="1"/>
              <w:color w:val="ff4136"/>
              <w:sz w:val="16"/>
              <w:szCs w:val="16"/>
              <w:rtl w:val="0"/>
            </w:rPr>
            <w:t xml:space="preserve">COMMERCIAL-IN-CONFIDENCE</w:t>
          </w:r>
        </w:p>
      </w:tc>
      <w:tc>
        <w:tcPr>
          <w:vAlign w:val="bottom"/>
        </w:tcPr>
        <w:p w:rsidR="00000000" w:rsidDel="00000000" w:rsidP="00000000" w:rsidRDefault="00000000" w:rsidRPr="00000000" w14:paraId="00000895">
          <w:pPr>
            <w:pBdr>
              <w:top w:space="0" w:sz="0" w:val="nil"/>
              <w:left w:space="0" w:sz="0" w:val="nil"/>
              <w:bottom w:space="0" w:sz="0" w:val="nil"/>
              <w:right w:space="0" w:sz="0" w:val="nil"/>
              <w:between w:space="0" w:sz="0" w:val="nil"/>
            </w:pBdr>
            <w:tabs>
              <w:tab w:val="center" w:leader="none" w:pos="4513"/>
              <w:tab w:val="right" w:leader="none" w:pos="9026"/>
            </w:tabs>
            <w:jc w:val="right"/>
            <w:rPr>
              <w:color w:val="000000"/>
              <w:sz w:val="16"/>
              <w:szCs w:val="16"/>
            </w:rPr>
          </w:pPr>
          <w:r w:rsidDel="00000000" w:rsidR="00000000" w:rsidRPr="00000000">
            <w:rPr>
              <w:color w:val="000000"/>
              <w:sz w:val="16"/>
              <w:szCs w:val="16"/>
              <w:rtl w:val="0"/>
            </w:rPr>
            <w:t xml:space="preserve">Page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6"/>
              <w:szCs w:val="16"/>
              <w:rtl w:val="0"/>
            </w:rPr>
            <w:t xml:space="preserve"> of </w:t>
          </w:r>
          <w:r w:rsidDel="00000000" w:rsidR="00000000" w:rsidRPr="00000000">
            <w:rPr>
              <w:color w:val="000000"/>
              <w:sz w:val="16"/>
              <w:szCs w:val="16"/>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896">
          <w:pPr>
            <w:pBdr>
              <w:top w:space="0" w:sz="0" w:val="nil"/>
              <w:left w:space="0" w:sz="0" w:val="nil"/>
              <w:bottom w:space="0" w:sz="0" w:val="nil"/>
              <w:right w:space="0" w:sz="0" w:val="nil"/>
              <w:between w:space="0" w:sz="0" w:val="nil"/>
            </w:pBdr>
            <w:tabs>
              <w:tab w:val="center" w:leader="none" w:pos="4513"/>
              <w:tab w:val="right" w:leader="none" w:pos="9026"/>
            </w:tabs>
            <w:jc w:val="right"/>
            <w:rPr>
              <w:color w:val="000000"/>
            </w:rPr>
          </w:pPr>
          <w:r w:rsidDel="00000000" w:rsidR="00000000" w:rsidRPr="00000000">
            <w:rPr>
              <w:color w:val="000000"/>
              <w:sz w:val="16"/>
              <w:szCs w:val="16"/>
              <w:rtl w:val="0"/>
            </w:rPr>
            <w:t xml:space="preserve">For the year ended 30 June 2023</w:t>
          </w:r>
          <w:r w:rsidDel="00000000" w:rsidR="00000000" w:rsidRPr="00000000">
            <w:rPr>
              <w:rtl w:val="0"/>
            </w:rPr>
          </w:r>
        </w:p>
      </w:tc>
    </w:tr>
  </w:tbl>
  <w:p w:rsidR="00000000" w:rsidDel="00000000" w:rsidP="00000000" w:rsidRDefault="00000000" w:rsidRPr="00000000" w14:paraId="00000897">
    <w:pPr>
      <w:rPr>
        <w:sz w:val="2"/>
        <w:szCs w:val="2"/>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85">
    <w:pPr>
      <w:pBdr>
        <w:top w:space="0" w:sz="0" w:val="nil"/>
        <w:left w:space="0" w:sz="0" w:val="nil"/>
        <w:bottom w:space="0" w:sz="0" w:val="nil"/>
        <w:right w:space="0" w:sz="0" w:val="nil"/>
        <w:between w:space="0" w:sz="0" w:val="nil"/>
      </w:pBdr>
      <w:spacing w:after="0" w:before="0" w:line="276" w:lineRule="auto"/>
      <w:rPr>
        <w:sz w:val="2"/>
        <w:szCs w:val="2"/>
      </w:rPr>
    </w:pPr>
    <w:r w:rsidDel="00000000" w:rsidR="00000000" w:rsidRPr="00000000">
      <w:rPr>
        <w:rtl w:val="0"/>
      </w:rPr>
    </w:r>
  </w:p>
  <w:tbl>
    <w:tblPr>
      <w:tblStyle w:val="Table9"/>
      <w:tblW w:w="90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237"/>
      <w:gridCol w:w="2779"/>
      <w:tblGridChange w:id="0">
        <w:tblGrid>
          <w:gridCol w:w="6237"/>
          <w:gridCol w:w="2779"/>
        </w:tblGrid>
      </w:tblGridChange>
    </w:tblGrid>
    <w:tr>
      <w:trPr>
        <w:cantSplit w:val="0"/>
        <w:trHeight w:val="454" w:hRule="atLeast"/>
        <w:tblHeader w:val="0"/>
      </w:trPr>
      <w:tc>
        <w:tcPr/>
        <w:p w:rsidR="00000000" w:rsidDel="00000000" w:rsidP="00000000" w:rsidRDefault="00000000" w:rsidRPr="00000000" w14:paraId="00000886">
          <w:pPr>
            <w:pBdr>
              <w:top w:space="0" w:sz="0" w:val="nil"/>
              <w:left w:space="0" w:sz="0" w:val="nil"/>
              <w:bottom w:space="0" w:sz="0" w:val="nil"/>
              <w:right w:space="0" w:sz="0" w:val="nil"/>
              <w:between w:space="0" w:sz="0" w:val="nil"/>
            </w:pBdr>
            <w:tabs>
              <w:tab w:val="center" w:leader="none" w:pos="4513"/>
              <w:tab w:val="right" w:leader="none" w:pos="9026"/>
            </w:tabs>
            <w:rPr>
              <w:color w:val="ff4136"/>
              <w:sz w:val="16"/>
              <w:szCs w:val="16"/>
            </w:rPr>
          </w:pPr>
          <w:r w:rsidDel="00000000" w:rsidR="00000000" w:rsidRPr="00000000">
            <w:rPr>
              <w:color w:val="000000"/>
              <w:sz w:val="16"/>
              <w:szCs w:val="16"/>
              <w:rtl w:val="0"/>
            </w:rPr>
            <w:t xml:space="preserve">Novel systems and computational tools to advance experiential learning in applied learning environments</w:t>
          </w:r>
          <w:r w:rsidDel="00000000" w:rsidR="00000000" w:rsidRPr="00000000">
            <w:rPr>
              <w:rtl w:val="0"/>
            </w:rPr>
          </w:r>
        </w:p>
      </w:tc>
      <w:tc>
        <w:tcPr/>
        <w:p w:rsidR="00000000" w:rsidDel="00000000" w:rsidP="00000000" w:rsidRDefault="00000000" w:rsidRPr="00000000" w14:paraId="00000887">
          <w:pPr>
            <w:pBdr>
              <w:top w:space="0" w:sz="0" w:val="nil"/>
              <w:left w:space="0" w:sz="0" w:val="nil"/>
              <w:bottom w:space="0" w:sz="0" w:val="nil"/>
              <w:right w:space="0" w:sz="0" w:val="nil"/>
              <w:between w:space="0" w:sz="0" w:val="nil"/>
            </w:pBdr>
            <w:tabs>
              <w:tab w:val="center" w:leader="none" w:pos="4513"/>
              <w:tab w:val="right" w:leader="none" w:pos="9026"/>
            </w:tabs>
            <w:jc w:val="right"/>
            <w:rPr>
              <w:b w:val="1"/>
              <w:color w:val="ff4136"/>
              <w:sz w:val="16"/>
              <w:szCs w:val="16"/>
            </w:rPr>
          </w:pPr>
          <w:r w:rsidDel="00000000" w:rsidR="00000000" w:rsidRPr="00000000">
            <w:rPr>
              <w:b w:val="1"/>
              <w:color w:val="ff4136"/>
              <w:sz w:val="16"/>
              <w:szCs w:val="16"/>
              <w:rtl w:val="0"/>
            </w:rPr>
            <w:t xml:space="preserve">COMMERCIAL-IN-CONFIDENCE</w:t>
          </w:r>
        </w:p>
      </w:tc>
    </w:tr>
  </w:tbl>
  <w:p w:rsidR="00000000" w:rsidDel="00000000" w:rsidP="00000000" w:rsidRDefault="00000000" w:rsidRPr="00000000" w14:paraId="00000888">
    <w:pPr>
      <w:rPr>
        <w:sz w:val="2"/>
        <w:szCs w:val="2"/>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89">
    <w:pPr>
      <w:pBdr>
        <w:top w:space="0" w:sz="0" w:val="nil"/>
        <w:left w:space="0" w:sz="0" w:val="nil"/>
        <w:bottom w:space="0" w:sz="0" w:val="nil"/>
        <w:right w:space="0" w:sz="0" w:val="nil"/>
        <w:between w:space="0" w:sz="0" w:val="nil"/>
      </w:pBdr>
      <w:spacing w:after="0" w:before="0" w:line="276" w:lineRule="auto"/>
      <w:rPr>
        <w:color w:val="000000"/>
      </w:rPr>
    </w:pPr>
    <w:r w:rsidDel="00000000" w:rsidR="00000000" w:rsidRPr="00000000">
      <w:rPr>
        <w:rtl w:val="0"/>
      </w:rPr>
    </w:r>
  </w:p>
  <w:tbl>
    <w:tblPr>
      <w:tblStyle w:val="Table10"/>
      <w:tblW w:w="90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379"/>
      <w:gridCol w:w="2637"/>
      <w:tblGridChange w:id="0">
        <w:tblGrid>
          <w:gridCol w:w="6379"/>
          <w:gridCol w:w="2637"/>
        </w:tblGrid>
      </w:tblGridChange>
    </w:tblGrid>
    <w:tr>
      <w:trPr>
        <w:cantSplit w:val="0"/>
        <w:trHeight w:val="454" w:hRule="atLeast"/>
        <w:tblHeader w:val="0"/>
      </w:trPr>
      <w:tc>
        <w:tcPr/>
        <w:p w:rsidR="00000000" w:rsidDel="00000000" w:rsidP="00000000" w:rsidRDefault="00000000" w:rsidRPr="00000000" w14:paraId="0000088A">
          <w:pPr>
            <w:pBdr>
              <w:top w:space="0" w:sz="0" w:val="nil"/>
              <w:left w:space="0" w:sz="0" w:val="nil"/>
              <w:bottom w:space="0" w:sz="0" w:val="nil"/>
              <w:right w:space="0" w:sz="0" w:val="nil"/>
              <w:between w:space="0" w:sz="0" w:val="nil"/>
            </w:pBdr>
            <w:tabs>
              <w:tab w:val="center" w:leader="none" w:pos="4513"/>
              <w:tab w:val="right" w:leader="none" w:pos="9026"/>
            </w:tabs>
            <w:rPr>
              <w:color w:val="000000"/>
              <w:sz w:val="16"/>
              <w:szCs w:val="16"/>
            </w:rPr>
          </w:pPr>
          <w:r w:rsidDel="00000000" w:rsidR="00000000" w:rsidRPr="00000000">
            <w:rPr>
              <w:color w:val="000000"/>
              <w:sz w:val="16"/>
              <w:szCs w:val="16"/>
              <w:rtl w:val="0"/>
            </w:rPr>
            <w:t xml:space="preserve">Intersective Pty Ltd</w:t>
          </w:r>
        </w:p>
        <w:p w:rsidR="00000000" w:rsidDel="00000000" w:rsidP="00000000" w:rsidRDefault="00000000" w:rsidRPr="00000000" w14:paraId="0000088B">
          <w:pPr>
            <w:pBdr>
              <w:top w:space="0" w:sz="0" w:val="nil"/>
              <w:left w:space="0" w:sz="0" w:val="nil"/>
              <w:bottom w:space="0" w:sz="0" w:val="nil"/>
              <w:right w:space="0" w:sz="0" w:val="nil"/>
              <w:between w:space="0" w:sz="0" w:val="nil"/>
            </w:pBdr>
            <w:tabs>
              <w:tab w:val="center" w:leader="none" w:pos="4513"/>
              <w:tab w:val="right" w:leader="none" w:pos="9026"/>
            </w:tabs>
            <w:rPr>
              <w:color w:val="ff4136"/>
              <w:sz w:val="16"/>
              <w:szCs w:val="16"/>
            </w:rPr>
          </w:pPr>
          <w:r w:rsidDel="00000000" w:rsidR="00000000" w:rsidRPr="00000000">
            <w:rPr>
              <w:color w:val="000000"/>
              <w:sz w:val="16"/>
              <w:szCs w:val="16"/>
              <w:rtl w:val="0"/>
            </w:rPr>
            <w:t xml:space="preserve">Novel systems and computational tools to advance experiential learning in applied learning environments</w:t>
          </w:r>
          <w:r w:rsidDel="00000000" w:rsidR="00000000" w:rsidRPr="00000000">
            <w:rPr>
              <w:rtl w:val="0"/>
            </w:rPr>
          </w:r>
        </w:p>
      </w:tc>
      <w:tc>
        <w:tcPr/>
        <w:p w:rsidR="00000000" w:rsidDel="00000000" w:rsidP="00000000" w:rsidRDefault="00000000" w:rsidRPr="00000000" w14:paraId="0000088C">
          <w:pPr>
            <w:pBdr>
              <w:top w:space="0" w:sz="0" w:val="nil"/>
              <w:left w:space="0" w:sz="0" w:val="nil"/>
              <w:bottom w:space="0" w:sz="0" w:val="nil"/>
              <w:right w:space="0" w:sz="0" w:val="nil"/>
              <w:between w:space="0" w:sz="0" w:val="nil"/>
            </w:pBdr>
            <w:tabs>
              <w:tab w:val="center" w:leader="none" w:pos="4513"/>
              <w:tab w:val="right" w:leader="none" w:pos="9026"/>
            </w:tabs>
            <w:jc w:val="right"/>
            <w:rPr>
              <w:b w:val="1"/>
              <w:color w:val="ff4136"/>
              <w:sz w:val="16"/>
              <w:szCs w:val="16"/>
            </w:rPr>
          </w:pPr>
          <w:r w:rsidDel="00000000" w:rsidR="00000000" w:rsidRPr="00000000">
            <w:rPr>
              <w:b w:val="1"/>
              <w:color w:val="ff4136"/>
              <w:sz w:val="16"/>
              <w:szCs w:val="16"/>
              <w:rtl w:val="0"/>
            </w:rPr>
            <w:t xml:space="preserve">COMMERCIAL-IN-CONFIDENCE</w:t>
          </w:r>
        </w:p>
      </w:tc>
    </w:tr>
  </w:tbl>
  <w:p w:rsidR="00000000" w:rsidDel="00000000" w:rsidP="00000000" w:rsidRDefault="00000000" w:rsidRPr="00000000" w14:paraId="0000088D">
    <w:pPr>
      <w:rPr>
        <w:sz w:val="2"/>
        <w:szCs w:val="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360" w:hanging="360"/>
      </w:pPr>
      <w:rPr>
        <w:rFonts w:ascii="Arial" w:cs="Arial" w:eastAsia="Arial" w:hAnsi="Arial"/>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720" w:hanging="360"/>
      </w:pPr>
      <w:rPr>
        <w:rFonts w:ascii="Noto Sans Symbols" w:cs="Noto Sans Symbols" w:eastAsia="Noto Sans Symbols" w:hAnsi="Noto Sans Symbols"/>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1080" w:hanging="360"/>
      </w:pPr>
      <w:rPr>
        <w:rFonts w:ascii="Noto Sans Symbols" w:cs="Noto Sans Symbols" w:eastAsia="Noto Sans Symbols" w:hAnsi="Noto Sans Symbols"/>
        <w:u w:val="none"/>
      </w:rPr>
    </w:lvl>
    <w:lvl w:ilvl="1">
      <w:start w:val="1"/>
      <w:numFmt w:val="bullet"/>
      <w:lvlText w:val="●"/>
      <w:lvlJc w:val="left"/>
      <w:pPr>
        <w:ind w:left="1800" w:hanging="360"/>
      </w:pPr>
      <w:rPr>
        <w:rFonts w:ascii="Noto Sans Symbols" w:cs="Noto Sans Symbols" w:eastAsia="Noto Sans Symbols" w:hAnsi="Noto Sans Symbols"/>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9">
    <w:lvl w:ilvl="0">
      <w:start w:val="1"/>
      <w:numFmt w:val="bullet"/>
      <w:lvlText w:val="●"/>
      <w:lvlJc w:val="left"/>
      <w:pPr>
        <w:ind w:left="1080" w:hanging="360"/>
      </w:pPr>
      <w:rPr>
        <w:rFonts w:ascii="Noto Sans Symbols" w:cs="Noto Sans Symbols" w:eastAsia="Noto Sans Symbols" w:hAnsi="Noto Sans Symbols"/>
        <w:u w:val="none"/>
      </w:rPr>
    </w:lvl>
    <w:lvl w:ilvl="1">
      <w:start w:val="1"/>
      <w:numFmt w:val="bullet"/>
      <w:lvlText w:val="●"/>
      <w:lvlJc w:val="left"/>
      <w:pPr>
        <w:ind w:left="1800" w:hanging="360"/>
      </w:pPr>
      <w:rPr>
        <w:rFonts w:ascii="Noto Sans Symbols" w:cs="Noto Sans Symbols" w:eastAsia="Noto Sans Symbols" w:hAnsi="Noto Sans Symbols"/>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10">
    <w:lvl w:ilvl="0">
      <w:start w:val="1"/>
      <w:numFmt w:val="bullet"/>
      <w:lvlText w:val="●"/>
      <w:lvlJc w:val="left"/>
      <w:pPr>
        <w:ind w:left="1080" w:hanging="360"/>
      </w:pPr>
      <w:rPr>
        <w:rFonts w:ascii="Noto Sans Symbols" w:cs="Noto Sans Symbols" w:eastAsia="Noto Sans Symbols" w:hAnsi="Noto Sans Symbols"/>
        <w:u w:val="none"/>
      </w:rPr>
    </w:lvl>
    <w:lvl w:ilvl="1">
      <w:start w:val="1"/>
      <w:numFmt w:val="bullet"/>
      <w:lvlText w:val="o"/>
      <w:lvlJc w:val="left"/>
      <w:pPr>
        <w:ind w:left="1800" w:hanging="360"/>
      </w:pPr>
      <w:rPr>
        <w:rFonts w:ascii="Courier New" w:cs="Courier New" w:eastAsia="Courier New" w:hAnsi="Courier New"/>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11">
    <w:lvl w:ilvl="0">
      <w:start w:val="4"/>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2024"/>
      <w:numFmt w:val="bullet"/>
      <w:lvlText w:val="-"/>
      <w:lvlJc w:val="left"/>
      <w:pPr>
        <w:ind w:left="2160" w:hanging="360"/>
      </w:pPr>
      <w:rPr>
        <w:rFonts w:ascii="Calibri" w:cs="Calibri" w:eastAsia="Calibri" w:hAnsi="Calibri"/>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decimal"/>
      <w:lvlText w:val="%1."/>
      <w:lvlJc w:val="left"/>
      <w:pPr>
        <w:ind w:left="720" w:hanging="360"/>
      </w:pPr>
      <w:rPr>
        <w:rFonts w:ascii="Arial" w:cs="Arial" w:eastAsia="Arial" w:hAnsi="Arial"/>
        <w:b w:val="0"/>
      </w:rPr>
    </w:lvl>
    <w:lvl w:ilvl="1">
      <w:start w:val="1"/>
      <w:numFmt w:val="decimal"/>
      <w:lvlText w:val="%2."/>
      <w:lvlJc w:val="left"/>
      <w:pPr>
        <w:ind w:left="360" w:hanging="360"/>
      </w:pPr>
      <w:rPr>
        <w:color w:val="00000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rFonts w:ascii="Arial" w:cs="Arial" w:eastAsia="Arial" w:hAnsi="Arial"/>
        <w:b w:val="0"/>
      </w:rPr>
    </w:lvl>
    <w:lvl w:ilvl="1">
      <w:start w:val="1"/>
      <w:numFmt w:val="decimal"/>
      <w:lvlText w:val="%2."/>
      <w:lvlJc w:val="left"/>
      <w:pPr>
        <w:ind w:left="360" w:hanging="360"/>
      </w:pPr>
      <w:rPr>
        <w:color w:val="00000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AU"/>
      </w:rPr>
    </w:rPrDefault>
    <w:pPrDefault>
      <w:pPr>
        <w:widowControl w:val="0"/>
        <w:spacing w:after="60" w:before="6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Bdr>
        <w:top w:space="0" w:sz="0" w:val="nil"/>
        <w:left w:space="0" w:sz="0" w:val="nil"/>
        <w:bottom w:space="0" w:sz="0" w:val="nil"/>
        <w:right w:space="0" w:sz="0" w:val="nil"/>
        <w:between w:space="0" w:sz="0" w:val="nil"/>
      </w:pBdr>
      <w:spacing w:after="240" w:before="0" w:lineRule="auto"/>
      <w:ind w:left="360" w:hanging="360"/>
    </w:pPr>
    <w:rPr>
      <w:b w:val="1"/>
      <w:color w:val="747480"/>
      <w:sz w:val="32"/>
      <w:szCs w:val="32"/>
    </w:rPr>
  </w:style>
  <w:style w:type="paragraph" w:styleId="Heading2">
    <w:name w:val="heading 2"/>
    <w:basedOn w:val="Normal"/>
    <w:next w:val="Normal"/>
    <w:pPr>
      <w:keepNext w:val="1"/>
      <w:pBdr>
        <w:top w:space="0" w:sz="0" w:val="nil"/>
        <w:left w:space="0" w:sz="0" w:val="nil"/>
        <w:bottom w:space="0" w:sz="0" w:val="nil"/>
        <w:right w:space="0" w:sz="0" w:val="nil"/>
        <w:between w:space="0" w:sz="0" w:val="nil"/>
      </w:pBdr>
      <w:spacing w:after="240" w:before="0" w:lineRule="auto"/>
      <w:ind w:left="851" w:hanging="851"/>
    </w:pPr>
    <w:rPr>
      <w:b w:val="1"/>
      <w:color w:val="747480"/>
      <w:sz w:val="32"/>
      <w:szCs w:val="32"/>
    </w:rPr>
  </w:style>
  <w:style w:type="paragraph" w:styleId="Heading3">
    <w:name w:val="heading 3"/>
    <w:basedOn w:val="Normal"/>
    <w:next w:val="Normal"/>
    <w:pPr>
      <w:keepNext w:val="1"/>
      <w:pBdr>
        <w:top w:space="0" w:sz="0" w:val="nil"/>
        <w:left w:space="0" w:sz="0" w:val="nil"/>
        <w:bottom w:space="0" w:sz="0" w:val="nil"/>
        <w:right w:space="0" w:sz="0" w:val="nil"/>
        <w:between w:space="0" w:sz="0" w:val="nil"/>
      </w:pBdr>
      <w:spacing w:after="240" w:before="0" w:lineRule="auto"/>
      <w:ind w:left="360" w:hanging="360"/>
    </w:pPr>
    <w:rPr>
      <w:b w:val="1"/>
      <w:color w:val="747480"/>
      <w:sz w:val="32"/>
      <w:szCs w:val="32"/>
    </w:rPr>
  </w:style>
  <w:style w:type="paragraph" w:styleId="Heading4">
    <w:name w:val="heading 4"/>
    <w:basedOn w:val="Normal"/>
    <w:next w:val="Normal"/>
    <w:pPr>
      <w:ind w:left="142"/>
    </w:pPr>
    <w:rPr>
      <w:color w:val="188ce5"/>
      <w:sz w:val="16"/>
      <w:szCs w:val="16"/>
      <w:u w:val="single"/>
    </w:rPr>
  </w:style>
  <w:style w:type="paragraph" w:styleId="Heading5">
    <w:name w:val="heading 5"/>
    <w:basedOn w:val="Normal"/>
    <w:next w:val="Normal"/>
    <w:pPr/>
    <w:rPr>
      <w:color w:val="747480"/>
      <w:sz w:val="16"/>
      <w:szCs w:val="16"/>
    </w:rPr>
  </w:style>
  <w:style w:type="paragraph" w:styleId="Heading6">
    <w:name w:val="heading 6"/>
    <w:basedOn w:val="Normal"/>
    <w:next w:val="Normal"/>
    <w:pPr>
      <w:keepNext w:val="1"/>
      <w:widowControl w:val="1"/>
      <w:jc w:val="center"/>
    </w:pPr>
    <w:rPr>
      <w:i w:val="1"/>
      <w:color w:val="747480"/>
      <w:sz w:val="16"/>
      <w:szCs w:val="16"/>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pBdr>
        <w:top w:space="0" w:sz="0" w:val="nil"/>
        <w:left w:space="0" w:sz="0" w:val="nil"/>
        <w:bottom w:space="0" w:sz="0" w:val="nil"/>
        <w:right w:space="0" w:sz="0" w:val="nil"/>
        <w:between w:space="0" w:sz="0" w:val="nil"/>
      </w:pBdr>
      <w:spacing w:line="276" w:lineRule="auto"/>
    </w:pPr>
    <w:rPr>
      <w:color w:val="000000"/>
      <w:sz w:val="16"/>
      <w:szCs w:val="16"/>
    </w:rPr>
  </w:style>
  <w:style w:type="table" w:styleId="Table1">
    <w:basedOn w:val="TableNormal"/>
    <w:tblPr>
      <w:tblStyleRowBandSize w:val="1"/>
      <w:tblStyleColBandSize w:val="1"/>
      <w:tblCellMar>
        <w:top w:w="0.0" w:type="dxa"/>
        <w:left w:w="57.0" w:type="dxa"/>
        <w:bottom w:w="0.0" w:type="dxa"/>
        <w:right w:w="57.0" w:type="dxa"/>
      </w:tblCellMar>
    </w:tblPr>
  </w:style>
  <w:style w:type="table" w:styleId="Table2">
    <w:basedOn w:val="TableNormal"/>
    <w:tblPr>
      <w:tblStyleRowBandSize w:val="1"/>
      <w:tblStyleColBandSize w:val="1"/>
      <w:tblCellMar>
        <w:top w:w="0.0" w:type="dxa"/>
        <w:left w:w="57.0" w:type="dxa"/>
        <w:bottom w:w="0.0" w:type="dxa"/>
        <w:right w:w="57.0" w:type="dxa"/>
      </w:tblCellMar>
    </w:tblPr>
  </w:style>
  <w:style w:type="table" w:styleId="Table3">
    <w:basedOn w:val="TableNormal"/>
    <w:tblPr>
      <w:tblStyleRowBandSize w:val="1"/>
      <w:tblStyleColBandSize w:val="1"/>
      <w:tblCellMar>
        <w:top w:w="0.0" w:type="dxa"/>
        <w:left w:w="57.0" w:type="dxa"/>
        <w:bottom w:w="0.0" w:type="dxa"/>
        <w:right w:w="57.0" w:type="dxa"/>
      </w:tblCellMar>
    </w:tblPr>
  </w:style>
  <w:style w:type="table" w:styleId="Table4">
    <w:basedOn w:val="TableNormal"/>
    <w:tblPr>
      <w:tblStyleRowBandSize w:val="1"/>
      <w:tblStyleColBandSize w:val="1"/>
      <w:tblCellMar>
        <w:top w:w="0.0" w:type="dxa"/>
        <w:left w:w="57.0" w:type="dxa"/>
        <w:bottom w:w="0.0" w:type="dxa"/>
        <w:right w:w="57.0" w:type="dxa"/>
      </w:tblCellMar>
    </w:tblPr>
  </w:style>
  <w:style w:type="table" w:styleId="Table5">
    <w:basedOn w:val="TableNormal"/>
    <w:tblPr>
      <w:tblStyleRowBandSize w:val="1"/>
      <w:tblStyleColBandSize w:val="1"/>
      <w:tblCellMar>
        <w:top w:w="0.0" w:type="dxa"/>
        <w:left w:w="57.0" w:type="dxa"/>
        <w:bottom w:w="0.0" w:type="dxa"/>
        <w:right w:w="57.0" w:type="dxa"/>
      </w:tblCellMar>
    </w:tblPr>
  </w:style>
  <w:style w:type="table" w:styleId="Table6">
    <w:basedOn w:val="TableNormal"/>
    <w:tblPr>
      <w:tblStyleRowBandSize w:val="1"/>
      <w:tblStyleColBandSize w:val="1"/>
      <w:tblCellMar>
        <w:top w:w="0.0" w:type="dxa"/>
        <w:left w:w="57.0" w:type="dxa"/>
        <w:bottom w:w="0.0" w:type="dxa"/>
        <w:right w:w="57.0" w:type="dxa"/>
      </w:tblCellMar>
    </w:tblPr>
  </w:style>
  <w:style w:type="table" w:styleId="Table7">
    <w:basedOn w:val="TableNormal"/>
    <w:tblPr>
      <w:tblStyleRowBandSize w:val="1"/>
      <w:tblStyleColBandSize w:val="1"/>
      <w:tblCellMar>
        <w:top w:w="0.0" w:type="dxa"/>
        <w:left w:w="57.0" w:type="dxa"/>
        <w:bottom w:w="0.0" w:type="dxa"/>
        <w:right w:w="57.0" w:type="dxa"/>
      </w:tblCellMar>
    </w:tblPr>
  </w:style>
  <w:style w:type="table" w:styleId="Table8">
    <w:basedOn w:val="TableNormal"/>
    <w:pPr>
      <w:tabs>
        <w:tab w:val="left" w:leader="none" w:pos="709"/>
        <w:tab w:val="left" w:leader="none" w:pos="1418"/>
        <w:tab w:val="left" w:leader="none" w:pos="2126"/>
        <w:tab w:val="right" w:leader="none" w:pos="9356"/>
      </w:tabs>
      <w:spacing w:after="0" w:lineRule="auto"/>
    </w:pPr>
    <w:rPr>
      <w:rFonts w:ascii="Times New Roman" w:cs="Times New Roman" w:eastAsia="Times New Roman" w:hAnsi="Times New Roman"/>
    </w:rPr>
    <w:tblPr>
      <w:tblStyleRowBandSize w:val="1"/>
      <w:tblStyleColBandSize w:val="1"/>
      <w:tblCellMar>
        <w:top w:w="0.0" w:type="dxa"/>
        <w:left w:w="57.0" w:type="dxa"/>
        <w:bottom w:w="0.0" w:type="dxa"/>
        <w:right w:w="57.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Language">
    <vt:lpwstr>3;#English|556a818d-2fa5-4ece-a7c0-2ca1d2dc5c77</vt:lpwstr>
  </property>
  <property fmtid="{D5CDD505-2E9C-101B-9397-08002B2CF9AE}" pid="3" name="Jurisdiction">
    <vt:lpwstr>1;#Australia|53862a23-a19d-4d74-abe7-0e971a35f30d</vt:lpwstr>
  </property>
  <property fmtid="{D5CDD505-2E9C-101B-9397-08002B2CF9AE}" pid="4" name="ContentTypeId">
    <vt:lpwstr>0x01010070B8EBA165E1244282FA93047E839D4702000EC6854F26535444850062ADAA3DFB75</vt:lpwstr>
  </property>
  <property fmtid="{D5CDD505-2E9C-101B-9397-08002B2CF9AE}" pid="5" name="TaxServiceLine">
    <vt:lpwstr>2;#Quantitative Services|8ac922a9-ccce-4035-83d6-3ab1113bed22</vt:lpwstr>
  </property>
  <property fmtid="{D5CDD505-2E9C-101B-9397-08002B2CF9AE}" pid="6" name="EYOSWorkflowStatus">
    <vt:lpwstr>[{"EYOSWorkflowStatus":"In Progress","WorkflowItemId":"204","WorkflowListName":"321EF0B5-5476-40C0-B267-BC5407CF69B0","Version":null,"WorkflowInstanceId":"cd80d193-6d2d-71fc-e105-e3d00b1a6a25","Initiator":{"CurrentUser":"","Title":"Elvina Lee","Id":"","Email":"","IsSiteAdmin":false}},{"EYOSWorkflowStatus":"Approved-V0.9","WorkflowItemId":"204","WorkflowListName":"321EF0B5-5476-40C0-B267-BC5407CF69B0","Version":"0.9","WorkflowInstanceId":"cd80d193-6d2d-71fc-e105-e3d00b1a6a25"}]</vt:lpwstr>
  </property>
  <property fmtid="{D5CDD505-2E9C-101B-9397-08002B2CF9AE}" pid="7" name="MediaServiceImageTags">
    <vt:lpwstr>MediaServiceImageTags</vt:lpwstr>
  </property>
  <property fmtid="{D5CDD505-2E9C-101B-9397-08002B2CF9AE}" pid="8" name="EYOSWorkflowConfiguration">
    <vt:lpwstr>1</vt:lpwstr>
  </property>
  <property fmtid="{D5CDD505-2E9C-101B-9397-08002B2CF9AE}" pid="9" name="EYOSApprovalStatus">
    <vt:lpwstr>Approved</vt:lpwstr>
  </property>
  <property fmtid="{D5CDD505-2E9C-101B-9397-08002B2CF9AE}" pid="10" name="EYOSWorkflowComments">
    <vt:lpwstr>​</vt:lpwstr>
  </property>
  <property fmtid="{D5CDD505-2E9C-101B-9397-08002B2CF9AE}" pid="11" name="_dlc_DocIdItemGuid">
    <vt:lpwstr>686a80e5-9895-4374-8836-84feb650b715</vt:lpwstr>
  </property>
</Properties>
</file>